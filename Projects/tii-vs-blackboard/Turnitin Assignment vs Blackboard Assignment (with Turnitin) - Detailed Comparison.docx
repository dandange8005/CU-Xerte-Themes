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5A94" w14:textId="77777777" w:rsidR="0027717F" w:rsidRDefault="0027717F" w:rsidP="0027717F">
      <w:pPr>
        <w:spacing w:after="0" w:line="240" w:lineRule="auto"/>
        <w:rPr>
          <w:rFonts w:ascii="Calibri" w:eastAsia="Times New Roman" w:hAnsi="Calibri" w:cs="Calibri"/>
          <w:b/>
          <w:bCs/>
          <w:kern w:val="0"/>
          <w:sz w:val="40"/>
          <w:szCs w:val="40"/>
          <w14:ligatures w14:val="none"/>
        </w:rPr>
      </w:pPr>
      <w:bookmarkStart w:id="0" w:name="OLE_LINK2"/>
      <w:r w:rsidRPr="0027717F">
        <w:rPr>
          <w:rFonts w:ascii="Calibri" w:eastAsia="Times New Roman" w:hAnsi="Calibri" w:cs="Calibri"/>
          <w:b/>
          <w:bCs/>
          <w:kern w:val="0"/>
          <w:sz w:val="40"/>
          <w:szCs w:val="40"/>
          <w14:ligatures w14:val="none"/>
        </w:rPr>
        <w:t>Turnitin Assignment vs Blackboard Assignment (with Turnitin) - Detailed Comparison</w:t>
      </w:r>
    </w:p>
    <w:p w14:paraId="0CBAA58E" w14:textId="77777777" w:rsidR="0027717F" w:rsidRPr="00B74558" w:rsidRDefault="0027717F" w:rsidP="0027717F">
      <w:pPr>
        <w:spacing w:after="0" w:line="240" w:lineRule="auto"/>
        <w:rPr>
          <w:rFonts w:ascii="Calibri" w:eastAsia="Times New Roman" w:hAnsi="Calibri" w:cs="Calibri"/>
          <w:kern w:val="0"/>
          <w:sz w:val="32"/>
          <w:szCs w:val="32"/>
          <w14:ligatures w14:val="none"/>
        </w:rPr>
      </w:pPr>
      <w:bookmarkStart w:id="1" w:name="OLE_LINK3"/>
      <w:bookmarkEnd w:id="0"/>
    </w:p>
    <w:tbl>
      <w:tblPr>
        <w:tblStyle w:val="TableGrid"/>
        <w:tblW w:w="0" w:type="auto"/>
        <w:tblLook w:val="04A0" w:firstRow="1" w:lastRow="0" w:firstColumn="1" w:lastColumn="0" w:noHBand="0" w:noVBand="1"/>
        <w:tblCaption w:val=""/>
        <w:tblDescription w:val=""/>
      </w:tblPr>
      <w:tblGrid>
        <w:gridCol w:w="1973"/>
        <w:gridCol w:w="1776"/>
        <w:gridCol w:w="3759"/>
        <w:gridCol w:w="3584"/>
        <w:gridCol w:w="2856"/>
      </w:tblGrid>
      <w:tr w:rsidR="00B74558" w:rsidRPr="00B74558" w14:paraId="0E9D2708" w14:textId="77777777" w:rsidTr="007D7003">
        <w:tc>
          <w:tcPr>
            <w:tcW w:w="1973" w:type="dxa"/>
            <w:hideMark/>
          </w:tcPr>
          <w:p w14:paraId="5699B927" w14:textId="77777777" w:rsidR="00B74558" w:rsidRPr="00B74558" w:rsidRDefault="00B74558" w:rsidP="0027717F">
            <w:pPr>
              <w:rPr>
                <w:rFonts w:ascii="Calibri" w:eastAsia="Times New Roman" w:hAnsi="Calibri" w:cs="Calibri"/>
                <w:kern w:val="0"/>
                <w:sz w:val="22"/>
                <w:szCs w:val="22"/>
                <w14:ligatures w14:val="none"/>
              </w:rPr>
            </w:pPr>
            <w:bookmarkStart w:id="2" w:name="OLE_LINK1"/>
            <w:r w:rsidRPr="00B74558">
              <w:rPr>
                <w:rFonts w:ascii="Calibri" w:eastAsia="Times New Roman" w:hAnsi="Calibri" w:cs="Calibri"/>
                <w:b/>
                <w:bCs/>
                <w:kern w:val="0"/>
                <w:sz w:val="22"/>
                <w:szCs w:val="22"/>
                <w14:ligatures w14:val="none"/>
              </w:rPr>
              <w:t>Feature</w:t>
            </w:r>
          </w:p>
        </w:tc>
        <w:tc>
          <w:tcPr>
            <w:tcW w:w="1776" w:type="dxa"/>
          </w:tcPr>
          <w:p w14:paraId="62C795EF" w14:textId="2A9BAF34" w:rsidR="00B74558" w:rsidRPr="005853AD" w:rsidRDefault="00B74558" w:rsidP="0027717F">
            <w:pPr>
              <w:rPr>
                <w:rFonts w:ascii="Calibri" w:eastAsia="Times New Roman" w:hAnsi="Calibri" w:cs="Calibri"/>
                <w:b/>
                <w:bCs/>
                <w:kern w:val="0"/>
                <w:sz w:val="22"/>
                <w:szCs w:val="22"/>
                <w14:ligatures w14:val="none"/>
              </w:rPr>
            </w:pPr>
            <w:r w:rsidRPr="005853AD">
              <w:rPr>
                <w:rFonts w:ascii="Calibri" w:eastAsia="Times New Roman" w:hAnsi="Calibri" w:cs="Calibri"/>
                <w:b/>
                <w:bCs/>
                <w:kern w:val="0"/>
                <w:sz w:val="22"/>
                <w:szCs w:val="22"/>
                <w14:ligatures w14:val="none"/>
              </w:rPr>
              <w:t>Category</w:t>
            </w:r>
          </w:p>
        </w:tc>
        <w:tc>
          <w:tcPr>
            <w:tcW w:w="3759" w:type="dxa"/>
            <w:hideMark/>
          </w:tcPr>
          <w:p w14:paraId="626101C1" w14:textId="21194DBA"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Turnitin Assignment</w:t>
            </w:r>
          </w:p>
        </w:tc>
        <w:tc>
          <w:tcPr>
            <w:tcW w:w="3584" w:type="dxa"/>
            <w:hideMark/>
          </w:tcPr>
          <w:p w14:paraId="3E8D3B3B"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Blackboard Assignment</w:t>
            </w:r>
          </w:p>
        </w:tc>
        <w:tc>
          <w:tcPr>
            <w:tcW w:w="2856" w:type="dxa"/>
            <w:hideMark/>
          </w:tcPr>
          <w:p w14:paraId="4B261269"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Notes</w:t>
            </w:r>
          </w:p>
        </w:tc>
      </w:tr>
      <w:tr w:rsidR="00B74558" w:rsidRPr="00B74558" w14:paraId="17243282" w14:textId="77777777" w:rsidTr="007D7003">
        <w:tc>
          <w:tcPr>
            <w:tcW w:w="1973" w:type="dxa"/>
            <w:hideMark/>
          </w:tcPr>
          <w:p w14:paraId="3DEF0C10"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 xml:space="preserve">Compatible with </w:t>
            </w:r>
            <w:proofErr w:type="spellStart"/>
            <w:r w:rsidRPr="00B74558">
              <w:rPr>
                <w:rFonts w:ascii="Calibri" w:eastAsia="Times New Roman" w:hAnsi="Calibri" w:cs="Calibri"/>
                <w:b/>
                <w:bCs/>
                <w:kern w:val="0"/>
                <w:sz w:val="22"/>
                <w:szCs w:val="22"/>
                <w14:ligatures w14:val="none"/>
              </w:rPr>
              <w:t>Buddycheck</w:t>
            </w:r>
            <w:proofErr w:type="spellEnd"/>
          </w:p>
        </w:tc>
        <w:tc>
          <w:tcPr>
            <w:tcW w:w="1776" w:type="dxa"/>
          </w:tcPr>
          <w:p w14:paraId="21058534" w14:textId="609F40AE" w:rsidR="00B74558" w:rsidRPr="005853AD" w:rsidRDefault="000C42F1" w:rsidP="1F23117A">
            <w:pPr>
              <w:rPr>
                <w:rFonts w:ascii="Calibri" w:eastAsia="Times New Roman" w:hAnsi="Calibri" w:cs="Calibri"/>
                <w:kern w:val="0"/>
                <w:sz w:val="22"/>
                <w:szCs w:val="22"/>
                <w14:ligatures w14:val="none"/>
              </w:rPr>
            </w:pPr>
            <w:r w:rsidRPr="005853AD">
              <w:rPr>
                <w:rFonts w:ascii="Calibri" w:eastAsia="Times New Roman" w:hAnsi="Calibri" w:cs="Calibri"/>
                <w:kern w:val="0"/>
                <w:sz w:val="22"/>
                <w:szCs w:val="22"/>
                <w14:ligatures w14:val="none"/>
              </w:rPr>
              <w:t xml:space="preserve">Group </w:t>
            </w:r>
            <w:r w:rsidR="009F7460">
              <w:rPr>
                <w:rFonts w:ascii="Calibri" w:eastAsia="Times New Roman" w:hAnsi="Calibri" w:cs="Calibri"/>
                <w:kern w:val="0"/>
                <w:sz w:val="22"/>
                <w:szCs w:val="22"/>
                <w14:ligatures w14:val="none"/>
              </w:rPr>
              <w:t>W</w:t>
            </w:r>
            <w:r w:rsidRPr="005853AD">
              <w:rPr>
                <w:rFonts w:ascii="Calibri" w:eastAsia="Times New Roman" w:hAnsi="Calibri" w:cs="Calibri"/>
                <w:kern w:val="0"/>
                <w:sz w:val="22"/>
                <w:szCs w:val="22"/>
                <w14:ligatures w14:val="none"/>
              </w:rPr>
              <w:t xml:space="preserve">ork and </w:t>
            </w:r>
            <w:r w:rsidR="009F7460">
              <w:rPr>
                <w:rFonts w:ascii="Calibri" w:eastAsia="Times New Roman" w:hAnsi="Calibri" w:cs="Calibri"/>
                <w:kern w:val="0"/>
                <w:sz w:val="22"/>
                <w:szCs w:val="22"/>
                <w14:ligatures w14:val="none"/>
              </w:rPr>
              <w:t>P</w:t>
            </w:r>
            <w:r w:rsidRPr="005853AD">
              <w:rPr>
                <w:rFonts w:ascii="Calibri" w:eastAsia="Times New Roman" w:hAnsi="Calibri" w:cs="Calibri"/>
                <w:kern w:val="0"/>
                <w:sz w:val="22"/>
                <w:szCs w:val="22"/>
                <w14:ligatures w14:val="none"/>
              </w:rPr>
              <w:t xml:space="preserve">eer </w:t>
            </w:r>
            <w:r w:rsidR="009F7460">
              <w:rPr>
                <w:rFonts w:ascii="Calibri" w:eastAsia="Times New Roman" w:hAnsi="Calibri" w:cs="Calibri"/>
                <w:kern w:val="0"/>
                <w:sz w:val="22"/>
                <w:szCs w:val="22"/>
                <w14:ligatures w14:val="none"/>
              </w:rPr>
              <w:t>E</w:t>
            </w:r>
            <w:r w:rsidRPr="005853AD">
              <w:rPr>
                <w:rFonts w:ascii="Calibri" w:eastAsia="Times New Roman" w:hAnsi="Calibri" w:cs="Calibri"/>
                <w:kern w:val="0"/>
                <w:sz w:val="22"/>
                <w:szCs w:val="22"/>
                <w14:ligatures w14:val="none"/>
              </w:rPr>
              <w:t>valuation</w:t>
            </w:r>
          </w:p>
        </w:tc>
        <w:tc>
          <w:tcPr>
            <w:tcW w:w="3759" w:type="dxa"/>
            <w:hideMark/>
          </w:tcPr>
          <w:p w14:paraId="16AE9775" w14:textId="5AB9B299" w:rsidR="00B74558" w:rsidRPr="00B74558" w:rsidRDefault="00B74558" w:rsidP="1F23117A">
            <w:pPr>
              <w:rPr>
                <w:rFonts w:ascii="Calibri" w:eastAsia="Times New Roman" w:hAnsi="Calibri" w:cs="Calibri"/>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Limited - </w:t>
            </w:r>
            <w:proofErr w:type="spellStart"/>
            <w:r w:rsidRPr="00B74558">
              <w:rPr>
                <w:rFonts w:ascii="Calibri" w:eastAsia="Times New Roman" w:hAnsi="Calibri" w:cs="Calibri"/>
                <w:kern w:val="0"/>
                <w:sz w:val="22"/>
                <w:szCs w:val="22"/>
                <w14:ligatures w14:val="none"/>
              </w:rPr>
              <w:t>Buddycheck</w:t>
            </w:r>
            <w:proofErr w:type="spellEnd"/>
            <w:r w:rsidRPr="00B74558">
              <w:rPr>
                <w:rFonts w:ascii="Calibri" w:eastAsia="Times New Roman" w:hAnsi="Calibri" w:cs="Calibri"/>
                <w:kern w:val="0"/>
                <w:sz w:val="22"/>
                <w:szCs w:val="22"/>
                <w14:ligatures w14:val="none"/>
              </w:rPr>
              <w:t xml:space="preserve"> works but when it comes to group assignment, </w:t>
            </w:r>
            <w:proofErr w:type="spellStart"/>
            <w:r w:rsidRPr="00B74558">
              <w:rPr>
                <w:rFonts w:ascii="Calibri" w:eastAsia="Times New Roman" w:hAnsi="Calibri" w:cs="Calibri"/>
                <w:kern w:val="0"/>
                <w:sz w:val="22"/>
                <w:szCs w:val="22"/>
                <w14:ligatures w14:val="none"/>
              </w:rPr>
              <w:t>Tii</w:t>
            </w:r>
            <w:proofErr w:type="spellEnd"/>
            <w:r w:rsidRPr="00B74558">
              <w:rPr>
                <w:rFonts w:ascii="Calibri" w:eastAsia="Times New Roman" w:hAnsi="Calibri" w:cs="Calibri"/>
                <w:kern w:val="0"/>
                <w:sz w:val="22"/>
                <w:szCs w:val="22"/>
                <w14:ligatures w14:val="none"/>
              </w:rPr>
              <w:t xml:space="preserve"> requires manual mark input for each group member which is "repetitive and time-consuming"; marks and feedback are not automatically shared among group members</w:t>
            </w:r>
            <w:ins w:id="3" w:author="Geraint Evans" w:date="2025-06-11T10:31:00Z">
              <w:r w:rsidRPr="00B74558">
                <w:rPr>
                  <w:rFonts w:ascii="Calibri" w:eastAsia="Times New Roman" w:hAnsi="Calibri" w:cs="Calibri"/>
                  <w:sz w:val="22"/>
                  <w:szCs w:val="22"/>
                </w:rPr>
                <w:t xml:space="preserve">. </w:t>
              </w:r>
            </w:ins>
          </w:p>
        </w:tc>
        <w:tc>
          <w:tcPr>
            <w:tcW w:w="3584" w:type="dxa"/>
            <w:hideMark/>
          </w:tcPr>
          <w:p w14:paraId="42F52E95"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w:t>
            </w:r>
            <w:proofErr w:type="spellStart"/>
            <w:r w:rsidRPr="00B74558">
              <w:rPr>
                <w:rFonts w:ascii="Calibri" w:eastAsia="Times New Roman" w:hAnsi="Calibri" w:cs="Calibri"/>
                <w:kern w:val="0"/>
                <w:sz w:val="22"/>
                <w:szCs w:val="22"/>
                <w14:ligatures w14:val="none"/>
              </w:rPr>
              <w:t>Buddycheck</w:t>
            </w:r>
            <w:proofErr w:type="spellEnd"/>
            <w:r w:rsidRPr="00B74558">
              <w:rPr>
                <w:rFonts w:ascii="Calibri" w:eastAsia="Times New Roman" w:hAnsi="Calibri" w:cs="Calibri"/>
                <w:kern w:val="0"/>
                <w:sz w:val="22"/>
                <w:szCs w:val="22"/>
                <w14:ligatures w14:val="none"/>
              </w:rPr>
              <w:t xml:space="preserve"> available through Course Tools; Ultra Assignments recommended as marks are automatically shared with all group members when marked, enabling efficient peer evaluation workflow</w:t>
            </w:r>
          </w:p>
        </w:tc>
        <w:tc>
          <w:tcPr>
            <w:tcW w:w="2856" w:type="dxa"/>
            <w:hideMark/>
          </w:tcPr>
          <w:p w14:paraId="5308E41E" w14:textId="3863E5CA"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 xml:space="preserve">Both support </w:t>
            </w:r>
            <w:proofErr w:type="spellStart"/>
            <w:r w:rsidRPr="00B74558">
              <w:rPr>
                <w:rFonts w:ascii="Calibri" w:eastAsia="Times New Roman" w:hAnsi="Calibri" w:cs="Calibri"/>
                <w:kern w:val="0"/>
                <w:sz w:val="22"/>
                <w:szCs w:val="22"/>
                <w14:ligatures w14:val="none"/>
              </w:rPr>
              <w:t>Buddycheck</w:t>
            </w:r>
            <w:proofErr w:type="spellEnd"/>
            <w:r w:rsidRPr="00B74558">
              <w:rPr>
                <w:rFonts w:ascii="Calibri" w:eastAsia="Times New Roman" w:hAnsi="Calibri" w:cs="Calibri"/>
                <w:kern w:val="0"/>
                <w:sz w:val="22"/>
                <w:szCs w:val="22"/>
                <w14:ligatures w14:val="none"/>
              </w:rPr>
              <w:t xml:space="preserve">, but BB Assignment provides automatic mark sharing for efficient </w:t>
            </w:r>
            <w:proofErr w:type="spellStart"/>
            <w:r w:rsidRPr="00B74558">
              <w:rPr>
                <w:rFonts w:ascii="Calibri" w:eastAsia="Times New Roman" w:hAnsi="Calibri" w:cs="Calibri"/>
                <w:kern w:val="0"/>
                <w:sz w:val="22"/>
                <w:szCs w:val="22"/>
                <w14:ligatures w14:val="none"/>
              </w:rPr>
              <w:t>Buddycheck</w:t>
            </w:r>
            <w:proofErr w:type="spellEnd"/>
            <w:r w:rsidRPr="00B74558">
              <w:rPr>
                <w:rFonts w:ascii="Calibri" w:eastAsia="Times New Roman" w:hAnsi="Calibri" w:cs="Calibri"/>
                <w:kern w:val="0"/>
                <w:sz w:val="22"/>
                <w:szCs w:val="22"/>
                <w14:ligatures w14:val="none"/>
              </w:rPr>
              <w:t xml:space="preserve"> workflow, while Turnitin requires manual mark distribution. </w:t>
            </w:r>
            <w:proofErr w:type="gramStart"/>
            <w:r w:rsidRPr="00B74558">
              <w:rPr>
                <w:rFonts w:ascii="Calibri" w:eastAsia="Times New Roman" w:hAnsi="Calibri" w:cs="Calibri"/>
                <w:sz w:val="22"/>
                <w:szCs w:val="22"/>
              </w:rPr>
              <w:t>Generally</w:t>
            </w:r>
            <w:proofErr w:type="gramEnd"/>
            <w:r w:rsidRPr="00B74558">
              <w:rPr>
                <w:rFonts w:ascii="Calibri" w:eastAsia="Times New Roman" w:hAnsi="Calibri" w:cs="Calibri"/>
                <w:sz w:val="22"/>
                <w:szCs w:val="22"/>
              </w:rPr>
              <w:t xml:space="preserve"> Turnitin is not recommended for group assessment.</w:t>
            </w:r>
          </w:p>
        </w:tc>
      </w:tr>
      <w:tr w:rsidR="00B74558" w:rsidRPr="00B74558" w14:paraId="06EF2BA6" w14:textId="77777777" w:rsidTr="007D7003">
        <w:tc>
          <w:tcPr>
            <w:tcW w:w="1973" w:type="dxa"/>
            <w:hideMark/>
          </w:tcPr>
          <w:p w14:paraId="62B2765F"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Reasonable Adjustments - Hard Coded?</w:t>
            </w:r>
          </w:p>
        </w:tc>
        <w:tc>
          <w:tcPr>
            <w:tcW w:w="1776" w:type="dxa"/>
          </w:tcPr>
          <w:p w14:paraId="1FC95528" w14:textId="5A49C798" w:rsidR="00B74558" w:rsidRPr="005853AD" w:rsidRDefault="002E504B" w:rsidP="1F23117A">
            <w:pPr>
              <w:rPr>
                <w:rFonts w:ascii="Calibri" w:eastAsia="Times New Roman" w:hAnsi="Calibri" w:cs="Calibri"/>
                <w:kern w:val="0"/>
                <w:sz w:val="22"/>
                <w:szCs w:val="22"/>
                <w14:ligatures w14:val="none"/>
              </w:rPr>
            </w:pPr>
            <w:r w:rsidRPr="002E504B">
              <w:rPr>
                <w:rFonts w:ascii="Calibri" w:eastAsia="Times New Roman" w:hAnsi="Calibri" w:cs="Calibri"/>
                <w:kern w:val="0"/>
                <w:sz w:val="22"/>
                <w:szCs w:val="22"/>
                <w14:ligatures w14:val="none"/>
              </w:rPr>
              <w:t>Adjustments and Accommodations</w:t>
            </w:r>
          </w:p>
        </w:tc>
        <w:tc>
          <w:tcPr>
            <w:tcW w:w="3759" w:type="dxa"/>
            <w:hideMark/>
          </w:tcPr>
          <w:p w14:paraId="73740FD9" w14:textId="2E9B8851" w:rsidR="00B74558" w:rsidRPr="00B74558" w:rsidRDefault="00B74558" w:rsidP="1F23117A">
            <w:pPr>
              <w:rPr>
                <w:rFonts w:ascii="Calibri" w:eastAsia="Times New Roman" w:hAnsi="Calibri" w:cs="Calibri"/>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Cannot set different due dates for individual students with extensions. Extensions need to be facilitated through separate portals.</w:t>
            </w:r>
          </w:p>
        </w:tc>
        <w:tc>
          <w:tcPr>
            <w:tcW w:w="3584" w:type="dxa"/>
            <w:hideMark/>
          </w:tcPr>
          <w:p w14:paraId="4690E2E8"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Through Gradebook, you can set exemptions for students with different due dates</w:t>
            </w:r>
          </w:p>
        </w:tc>
        <w:tc>
          <w:tcPr>
            <w:tcW w:w="2856" w:type="dxa"/>
            <w:hideMark/>
          </w:tcPr>
          <w:p w14:paraId="3F5DA77D"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offers more flexibility for accommodating students with reasonable adjustments</w:t>
            </w:r>
          </w:p>
        </w:tc>
      </w:tr>
      <w:tr w:rsidR="00B74558" w:rsidRPr="00B74558" w14:paraId="21AF90FC" w14:textId="77777777" w:rsidTr="007D7003">
        <w:tc>
          <w:tcPr>
            <w:tcW w:w="1973" w:type="dxa"/>
            <w:hideMark/>
          </w:tcPr>
          <w:p w14:paraId="206A2C7D"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Originality Report</w:t>
            </w:r>
          </w:p>
        </w:tc>
        <w:tc>
          <w:tcPr>
            <w:tcW w:w="1776" w:type="dxa"/>
          </w:tcPr>
          <w:p w14:paraId="34E976E1" w14:textId="4ECDC0DF" w:rsidR="00B74558" w:rsidRPr="005853AD" w:rsidRDefault="00B63637" w:rsidP="0027717F">
            <w:pPr>
              <w:rPr>
                <w:rFonts w:ascii="Calibri" w:eastAsia="Times New Roman" w:hAnsi="Calibri" w:cs="Calibri"/>
                <w:kern w:val="0"/>
                <w:sz w:val="22"/>
                <w:szCs w:val="22"/>
                <w14:ligatures w14:val="none"/>
              </w:rPr>
            </w:pPr>
            <w:r w:rsidRPr="00B63637">
              <w:rPr>
                <w:rFonts w:ascii="Calibri" w:eastAsia="Times New Roman" w:hAnsi="Calibri" w:cs="Calibri"/>
                <w:kern w:val="0"/>
                <w:sz w:val="22"/>
                <w:szCs w:val="22"/>
                <w14:ligatures w14:val="none"/>
              </w:rPr>
              <w:t>Feedback and Grade Release</w:t>
            </w:r>
          </w:p>
        </w:tc>
        <w:tc>
          <w:tcPr>
            <w:tcW w:w="3759" w:type="dxa"/>
            <w:hideMark/>
          </w:tcPr>
          <w:p w14:paraId="24397F32" w14:textId="2E2DFA56"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w:t>
            </w:r>
          </w:p>
        </w:tc>
        <w:tc>
          <w:tcPr>
            <w:tcW w:w="3584" w:type="dxa"/>
            <w:hideMark/>
          </w:tcPr>
          <w:p w14:paraId="4CD15517"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When Turnitin integration is enabled, but not available for group assignments, peer review, or parallel marking</w:t>
            </w:r>
          </w:p>
        </w:tc>
        <w:tc>
          <w:tcPr>
            <w:tcW w:w="2856" w:type="dxa"/>
            <w:hideMark/>
          </w:tcPr>
          <w:p w14:paraId="15BA287A"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provide originality reports, but BB Assignment has some limitations in specific scenarios</w:t>
            </w:r>
          </w:p>
        </w:tc>
      </w:tr>
      <w:tr w:rsidR="00B74558" w:rsidRPr="00B74558" w14:paraId="1898C866" w14:textId="77777777" w:rsidTr="007D7003">
        <w:tc>
          <w:tcPr>
            <w:tcW w:w="1973" w:type="dxa"/>
            <w:hideMark/>
          </w:tcPr>
          <w:p w14:paraId="6759E405"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Multiple File Submission</w:t>
            </w:r>
          </w:p>
        </w:tc>
        <w:tc>
          <w:tcPr>
            <w:tcW w:w="1776" w:type="dxa"/>
          </w:tcPr>
          <w:p w14:paraId="53C3D5A8" w14:textId="2663E29F" w:rsidR="00B74558" w:rsidRPr="005853AD" w:rsidRDefault="0063579D" w:rsidP="0027717F">
            <w:pPr>
              <w:rPr>
                <w:rFonts w:ascii="Calibri" w:eastAsia="Times New Roman" w:hAnsi="Calibri" w:cs="Calibri"/>
                <w:kern w:val="0"/>
                <w:sz w:val="22"/>
                <w:szCs w:val="22"/>
                <w14:ligatures w14:val="none"/>
              </w:rPr>
            </w:pPr>
            <w:r w:rsidRPr="0063579D">
              <w:rPr>
                <w:rFonts w:ascii="Calibri" w:eastAsia="Times New Roman" w:hAnsi="Calibri" w:cs="Calibri"/>
                <w:kern w:val="0"/>
                <w:sz w:val="22"/>
                <w:szCs w:val="22"/>
                <w14:ligatures w14:val="none"/>
              </w:rPr>
              <w:t>Submission &amp; Files</w:t>
            </w:r>
          </w:p>
        </w:tc>
        <w:tc>
          <w:tcPr>
            <w:tcW w:w="3759" w:type="dxa"/>
            <w:hideMark/>
          </w:tcPr>
          <w:p w14:paraId="7E8D70CD" w14:textId="178B3D85"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Students can only submit one file</w:t>
            </w:r>
          </w:p>
        </w:tc>
        <w:tc>
          <w:tcPr>
            <w:tcW w:w="3584" w:type="dxa"/>
            <w:hideMark/>
          </w:tcPr>
          <w:p w14:paraId="132D5246"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Students can submit multiple files</w:t>
            </w:r>
          </w:p>
        </w:tc>
        <w:tc>
          <w:tcPr>
            <w:tcW w:w="2856" w:type="dxa"/>
            <w:hideMark/>
          </w:tcPr>
          <w:p w14:paraId="4CBA0D30"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Significant advantage for BB Assignment when students need to submit portfolios or multiple documents</w:t>
            </w:r>
          </w:p>
        </w:tc>
      </w:tr>
      <w:tr w:rsidR="00B74558" w:rsidRPr="00B74558" w14:paraId="177DF0F8" w14:textId="77777777" w:rsidTr="007D7003">
        <w:tc>
          <w:tcPr>
            <w:tcW w:w="1973" w:type="dxa"/>
            <w:hideMark/>
          </w:tcPr>
          <w:p w14:paraId="384CC25A"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Maximum File Size</w:t>
            </w:r>
          </w:p>
        </w:tc>
        <w:tc>
          <w:tcPr>
            <w:tcW w:w="1776" w:type="dxa"/>
          </w:tcPr>
          <w:p w14:paraId="51BE87EF" w14:textId="569FC523" w:rsidR="00B74558" w:rsidRPr="005853AD" w:rsidRDefault="0063579D" w:rsidP="0027717F">
            <w:pPr>
              <w:rPr>
                <w:rFonts w:ascii="Calibri" w:eastAsia="Times New Roman" w:hAnsi="Calibri" w:cs="Calibri"/>
                <w:kern w:val="0"/>
                <w:sz w:val="22"/>
                <w:szCs w:val="22"/>
                <w14:ligatures w14:val="none"/>
              </w:rPr>
            </w:pPr>
            <w:r w:rsidRPr="0063579D">
              <w:rPr>
                <w:rFonts w:ascii="Calibri" w:eastAsia="Times New Roman" w:hAnsi="Calibri" w:cs="Calibri"/>
                <w:kern w:val="0"/>
                <w:sz w:val="22"/>
                <w:szCs w:val="22"/>
                <w14:ligatures w14:val="none"/>
              </w:rPr>
              <w:t>Submission &amp; Files</w:t>
            </w:r>
          </w:p>
        </w:tc>
        <w:tc>
          <w:tcPr>
            <w:tcW w:w="3759" w:type="dxa"/>
            <w:hideMark/>
          </w:tcPr>
          <w:p w14:paraId="73C8D39B" w14:textId="76F936F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100MB - Hard limit</w:t>
            </w:r>
          </w:p>
        </w:tc>
        <w:tc>
          <w:tcPr>
            <w:tcW w:w="3584" w:type="dxa"/>
            <w:hideMark/>
          </w:tcPr>
          <w:p w14:paraId="7A6AC423"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No file size limit (though not suitable for video files)</w:t>
            </w:r>
          </w:p>
        </w:tc>
        <w:tc>
          <w:tcPr>
            <w:tcW w:w="2856" w:type="dxa"/>
            <w:hideMark/>
          </w:tcPr>
          <w:p w14:paraId="6CF3630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For similarity reports in BB Assignment, files should not exceed 100MB.</w:t>
            </w:r>
          </w:p>
          <w:p w14:paraId="502B0E89"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 </w:t>
            </w:r>
          </w:p>
          <w:p w14:paraId="1ED97583" w14:textId="632816C2"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 xml:space="preserve">Reference: </w:t>
            </w:r>
            <w:hyperlink r:id="rId5" w:history="1">
              <w:r w:rsidRPr="00B74558">
                <w:rPr>
                  <w:rStyle w:val="Hyperlink"/>
                  <w:rFonts w:ascii="Calibri" w:eastAsia="Times New Roman" w:hAnsi="Calibri" w:cs="Calibri"/>
                  <w:kern w:val="0"/>
                  <w:sz w:val="22"/>
                  <w:szCs w:val="22"/>
                  <w14:ligatures w14:val="none"/>
                </w:rPr>
                <w:t>Leeds University Staff Guide - "Blackboard Assignment or Turnitin?"</w:t>
              </w:r>
            </w:hyperlink>
          </w:p>
        </w:tc>
      </w:tr>
      <w:tr w:rsidR="00B74558" w:rsidRPr="00B74558" w14:paraId="20CD7B32" w14:textId="77777777" w:rsidTr="007D7003">
        <w:tc>
          <w:tcPr>
            <w:tcW w:w="1973" w:type="dxa"/>
            <w:hideMark/>
          </w:tcPr>
          <w:p w14:paraId="55920D6B"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Anonymous Marking</w:t>
            </w:r>
          </w:p>
        </w:tc>
        <w:tc>
          <w:tcPr>
            <w:tcW w:w="1776" w:type="dxa"/>
          </w:tcPr>
          <w:p w14:paraId="3179BEC7" w14:textId="7ABE5D80" w:rsidR="00B74558" w:rsidRPr="005853AD" w:rsidRDefault="009921B5" w:rsidP="0027717F">
            <w:pPr>
              <w:rPr>
                <w:rFonts w:ascii="Calibri" w:eastAsia="Times New Roman" w:hAnsi="Calibri" w:cs="Calibri"/>
                <w:kern w:val="0"/>
                <w:sz w:val="22"/>
                <w:szCs w:val="22"/>
                <w14:ligatures w14:val="none"/>
              </w:rPr>
            </w:pPr>
            <w:r w:rsidRPr="009921B5">
              <w:rPr>
                <w:rFonts w:ascii="Calibri" w:eastAsia="Times New Roman" w:hAnsi="Calibri" w:cs="Calibri"/>
                <w:kern w:val="0"/>
                <w:sz w:val="22"/>
                <w:szCs w:val="22"/>
                <w14:ligatures w14:val="none"/>
              </w:rPr>
              <w:t>Marking Workflows</w:t>
            </w:r>
          </w:p>
        </w:tc>
        <w:tc>
          <w:tcPr>
            <w:tcW w:w="3759" w:type="dxa"/>
            <w:hideMark/>
          </w:tcPr>
          <w:p w14:paraId="5F19ABF8" w14:textId="10F566E9"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Complete anonymity until feedback release; can reveal individual student names during marking; anonymity cannot be restored once removed</w:t>
            </w:r>
          </w:p>
        </w:tc>
        <w:tc>
          <w:tcPr>
            <w:tcW w:w="3584" w:type="dxa"/>
            <w:hideMark/>
          </w:tcPr>
          <w:p w14:paraId="76E72AB9"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Complete anonymity until all marks are posted; cannot reveal individual names during marking process</w:t>
            </w:r>
          </w:p>
          <w:p w14:paraId="1D5EEF0C"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 </w:t>
            </w:r>
          </w:p>
          <w:p w14:paraId="5E057227"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Caution</w:t>
            </w:r>
            <w:r w:rsidRPr="00B74558">
              <w:rPr>
                <w:rFonts w:ascii="Calibri" w:eastAsia="Times New Roman" w:hAnsi="Calibri" w:cs="Calibri"/>
                <w:kern w:val="0"/>
                <w:sz w:val="22"/>
                <w:szCs w:val="22"/>
                <w14:ligatures w14:val="none"/>
              </w:rPr>
              <w:t>: Bug identified in Jan 2025 that can compromise anonymity when clicking 'information' button during marking</w:t>
            </w:r>
          </w:p>
        </w:tc>
        <w:tc>
          <w:tcPr>
            <w:tcW w:w="2856" w:type="dxa"/>
            <w:hideMark/>
          </w:tcPr>
          <w:p w14:paraId="11F9375C" w14:textId="7BD42C66"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support anonymous marking but BB Assignment has workflow restrictions and current anonymity bug. Turnitin allows more flexible individual name revelation during marking process. I</w:t>
            </w:r>
            <w:r w:rsidRPr="00B74558">
              <w:rPr>
                <w:rFonts w:ascii="Calibri" w:eastAsia="Times New Roman" w:hAnsi="Calibri" w:cs="Calibri"/>
                <w:sz w:val="22"/>
                <w:szCs w:val="22"/>
              </w:rPr>
              <w:t>mportant to note that Anonymity is not total where cover sheets include student ID numbers etc'.</w:t>
            </w:r>
          </w:p>
        </w:tc>
      </w:tr>
      <w:tr w:rsidR="00B74558" w:rsidRPr="00B74558" w14:paraId="75885CD1" w14:textId="77777777" w:rsidTr="007D7003">
        <w:tc>
          <w:tcPr>
            <w:tcW w:w="1973" w:type="dxa"/>
            <w:hideMark/>
          </w:tcPr>
          <w:p w14:paraId="05FBFE8A"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Group Submission</w:t>
            </w:r>
          </w:p>
        </w:tc>
        <w:tc>
          <w:tcPr>
            <w:tcW w:w="1776" w:type="dxa"/>
          </w:tcPr>
          <w:p w14:paraId="66BBC7E2" w14:textId="489D5A95" w:rsidR="00B74558" w:rsidRPr="005853AD" w:rsidRDefault="009F7460" w:rsidP="0027717F">
            <w:pPr>
              <w:rPr>
                <w:rFonts w:ascii="Calibri" w:eastAsia="Times New Roman" w:hAnsi="Calibri" w:cs="Calibri"/>
                <w:kern w:val="0"/>
                <w:sz w:val="22"/>
                <w:szCs w:val="22"/>
                <w14:ligatures w14:val="none"/>
              </w:rPr>
            </w:pPr>
            <w:r w:rsidRPr="005853AD">
              <w:rPr>
                <w:rFonts w:ascii="Calibri" w:eastAsia="Times New Roman" w:hAnsi="Calibri" w:cs="Calibri"/>
                <w:kern w:val="0"/>
                <w:sz w:val="22"/>
                <w:szCs w:val="22"/>
                <w14:ligatures w14:val="none"/>
              </w:rPr>
              <w:t xml:space="preserve">Group </w:t>
            </w:r>
            <w:r>
              <w:rPr>
                <w:rFonts w:ascii="Calibri" w:eastAsia="Times New Roman" w:hAnsi="Calibri" w:cs="Calibri"/>
                <w:kern w:val="0"/>
                <w:sz w:val="22"/>
                <w:szCs w:val="22"/>
                <w14:ligatures w14:val="none"/>
              </w:rPr>
              <w:t>W</w:t>
            </w:r>
            <w:r w:rsidRPr="005853AD">
              <w:rPr>
                <w:rFonts w:ascii="Calibri" w:eastAsia="Times New Roman" w:hAnsi="Calibri" w:cs="Calibri"/>
                <w:kern w:val="0"/>
                <w:sz w:val="22"/>
                <w:szCs w:val="22"/>
                <w14:ligatures w14:val="none"/>
              </w:rPr>
              <w:t xml:space="preserve">ork and </w:t>
            </w:r>
            <w:r>
              <w:rPr>
                <w:rFonts w:ascii="Calibri" w:eastAsia="Times New Roman" w:hAnsi="Calibri" w:cs="Calibri"/>
                <w:kern w:val="0"/>
                <w:sz w:val="22"/>
                <w:szCs w:val="22"/>
                <w14:ligatures w14:val="none"/>
              </w:rPr>
              <w:t>P</w:t>
            </w:r>
            <w:r w:rsidRPr="005853AD">
              <w:rPr>
                <w:rFonts w:ascii="Calibri" w:eastAsia="Times New Roman" w:hAnsi="Calibri" w:cs="Calibri"/>
                <w:kern w:val="0"/>
                <w:sz w:val="22"/>
                <w:szCs w:val="22"/>
                <w14:ligatures w14:val="none"/>
              </w:rPr>
              <w:t xml:space="preserve">eer </w:t>
            </w:r>
            <w:r>
              <w:rPr>
                <w:rFonts w:ascii="Calibri" w:eastAsia="Times New Roman" w:hAnsi="Calibri" w:cs="Calibri"/>
                <w:kern w:val="0"/>
                <w:sz w:val="22"/>
                <w:szCs w:val="22"/>
                <w14:ligatures w14:val="none"/>
              </w:rPr>
              <w:t>E</w:t>
            </w:r>
            <w:r w:rsidRPr="005853AD">
              <w:rPr>
                <w:rFonts w:ascii="Calibri" w:eastAsia="Times New Roman" w:hAnsi="Calibri" w:cs="Calibri"/>
                <w:kern w:val="0"/>
                <w:sz w:val="22"/>
                <w:szCs w:val="22"/>
                <w14:ligatures w14:val="none"/>
              </w:rPr>
              <w:t>valuation</w:t>
            </w:r>
          </w:p>
        </w:tc>
        <w:tc>
          <w:tcPr>
            <w:tcW w:w="3759" w:type="dxa"/>
            <w:hideMark/>
          </w:tcPr>
          <w:p w14:paraId="2F60B1A6" w14:textId="62CCD2B1"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Requires separate assignments for each group; each student must upload individually</w:t>
            </w:r>
          </w:p>
        </w:tc>
        <w:tc>
          <w:tcPr>
            <w:tcW w:w="3584" w:type="dxa"/>
            <w:hideMark/>
          </w:tcPr>
          <w:p w14:paraId="2B8C0C04"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Single assignment for multiple groups; any group member can upload for the team</w:t>
            </w:r>
          </w:p>
        </w:tc>
        <w:tc>
          <w:tcPr>
            <w:tcW w:w="2856" w:type="dxa"/>
            <w:hideMark/>
          </w:tcPr>
          <w:p w14:paraId="36B5BFB5"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is significantly better for group work management</w:t>
            </w:r>
          </w:p>
        </w:tc>
      </w:tr>
      <w:tr w:rsidR="00B74558" w:rsidRPr="00B74558" w14:paraId="03D8DD3F" w14:textId="77777777" w:rsidTr="007D7003">
        <w:tc>
          <w:tcPr>
            <w:tcW w:w="1973" w:type="dxa"/>
            <w:hideMark/>
          </w:tcPr>
          <w:p w14:paraId="0B5DA482"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Delegated Marking</w:t>
            </w:r>
          </w:p>
        </w:tc>
        <w:tc>
          <w:tcPr>
            <w:tcW w:w="1776" w:type="dxa"/>
          </w:tcPr>
          <w:p w14:paraId="7EECAF94" w14:textId="503998D1" w:rsidR="00B74558" w:rsidRPr="005853AD" w:rsidRDefault="009921B5" w:rsidP="734B3351">
            <w:pPr>
              <w:rPr>
                <w:rFonts w:ascii="Calibri" w:eastAsia="Times New Roman" w:hAnsi="Calibri" w:cs="Calibri"/>
                <w:sz w:val="22"/>
                <w:szCs w:val="22"/>
              </w:rPr>
            </w:pPr>
            <w:r w:rsidRPr="009921B5">
              <w:rPr>
                <w:rFonts w:ascii="Calibri" w:eastAsia="Times New Roman" w:hAnsi="Calibri" w:cs="Calibri"/>
                <w:sz w:val="22"/>
                <w:szCs w:val="22"/>
              </w:rPr>
              <w:t>Marking Workflows</w:t>
            </w:r>
          </w:p>
        </w:tc>
        <w:tc>
          <w:tcPr>
            <w:tcW w:w="3759" w:type="dxa"/>
            <w:hideMark/>
          </w:tcPr>
          <w:p w14:paraId="227CB5F7" w14:textId="7DC80ECC" w:rsidR="00B74558" w:rsidRPr="00B74558" w:rsidRDefault="00B74558" w:rsidP="734B3351">
            <w:pPr>
              <w:rPr>
                <w:rFonts w:ascii="Calibri" w:eastAsia="Times New Roman" w:hAnsi="Calibri" w:cs="Calibri"/>
                <w:kern w:val="0"/>
                <w:sz w:val="22"/>
                <w:szCs w:val="22"/>
                <w14:ligatures w14:val="none"/>
              </w:rPr>
            </w:pPr>
            <w:r w:rsidRPr="00B74558">
              <w:rPr>
                <w:rFonts w:ascii="Apple Color Emoji" w:eastAsia="Times New Roman" w:hAnsi="Apple Color Emoji" w:cs="Times New Roman"/>
                <w:sz w:val="22"/>
                <w:szCs w:val="22"/>
              </w:rPr>
              <w:t>❌</w:t>
            </w:r>
            <w:r w:rsidRPr="00B74558">
              <w:rPr>
                <w:rFonts w:ascii="Calibri" w:eastAsia="Times New Roman" w:hAnsi="Calibri" w:cs="Calibri"/>
                <w:sz w:val="22"/>
                <w:szCs w:val="22"/>
              </w:rPr>
              <w:t xml:space="preserve"> No, requires Multiple Markers feature turn on</w:t>
            </w:r>
          </w:p>
        </w:tc>
        <w:tc>
          <w:tcPr>
            <w:tcW w:w="3584" w:type="dxa"/>
            <w:hideMark/>
          </w:tcPr>
          <w:p w14:paraId="255D9B0D"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Native support with Standard Delegated Marking and Parallel Marking options; built-in reconciliation workflow, automatic assignment distribution</w:t>
            </w:r>
          </w:p>
          <w:p w14:paraId="1311FECB"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 </w:t>
            </w:r>
          </w:p>
          <w:p w14:paraId="346866A6"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b/>
                <w:bCs/>
                <w:kern w:val="0"/>
                <w:sz w:val="22"/>
                <w:szCs w:val="22"/>
                <w14:ligatures w14:val="none"/>
              </w:rPr>
              <w:t>⚠️</w:t>
            </w:r>
            <w:r w:rsidRPr="00B74558">
              <w:rPr>
                <w:rFonts w:ascii="Calibri" w:eastAsia="Times New Roman" w:hAnsi="Calibri" w:cs="Calibri"/>
                <w:b/>
                <w:bCs/>
                <w:kern w:val="0"/>
                <w:sz w:val="22"/>
                <w:szCs w:val="22"/>
                <w14:ligatures w14:val="none"/>
              </w:rPr>
              <w:t xml:space="preserve"> Limitations: </w:t>
            </w:r>
          </w:p>
          <w:p w14:paraId="2436AAEC" w14:textId="77777777" w:rsidR="00B74558" w:rsidRPr="00B74558" w:rsidRDefault="00B74558" w:rsidP="0027717F">
            <w:pPr>
              <w:numPr>
                <w:ilvl w:val="0"/>
                <w:numId w:val="1"/>
              </w:numPr>
              <w:textAlignment w:val="center"/>
              <w:rPr>
                <w:rFonts w:ascii="Times New Roman" w:eastAsia="Times New Roman" w:hAnsi="Times New Roman" w:cs="Times New Roman"/>
                <w:color w:val="131314"/>
                <w:kern w:val="0"/>
                <w:sz w:val="22"/>
                <w:szCs w:val="22"/>
                <w14:ligatures w14:val="none"/>
              </w:rPr>
            </w:pPr>
            <w:r w:rsidRPr="00B74558">
              <w:rPr>
                <w:rFonts w:ascii="Calibri" w:eastAsia="Times New Roman" w:hAnsi="Calibri" w:cs="Calibri"/>
                <w:b/>
                <w:bCs/>
                <w:color w:val="131314"/>
                <w:kern w:val="0"/>
                <w:sz w:val="22"/>
                <w:szCs w:val="22"/>
                <w14:ligatures w14:val="none"/>
              </w:rPr>
              <w:t>Single mark:</w:t>
            </w:r>
            <w:r w:rsidRPr="00B74558">
              <w:rPr>
                <w:rFonts w:ascii="Calibri" w:eastAsia="Times New Roman" w:hAnsi="Calibri" w:cs="Calibri"/>
                <w:color w:val="131314"/>
                <w:kern w:val="0"/>
                <w:sz w:val="22"/>
                <w:szCs w:val="22"/>
                <w14:ligatures w14:val="none"/>
              </w:rPr>
              <w:t xml:space="preserve"> Unlike "Parallel Marking" where two markers mark the same student's work, in Delegate Marking, only one marker is responsible for grading each student's submission. If two markers accidentally mark the same paper, the second mark will overwrite the first one.</w:t>
            </w:r>
          </w:p>
          <w:p w14:paraId="6047F78C" w14:textId="7880F3D0" w:rsidR="00B74558" w:rsidRPr="00B74558" w:rsidRDefault="00B74558" w:rsidP="0027717F">
            <w:pPr>
              <w:numPr>
                <w:ilvl w:val="0"/>
                <w:numId w:val="1"/>
              </w:numPr>
              <w:textAlignment w:val="center"/>
              <w:rPr>
                <w:rFonts w:ascii="Times New Roman" w:eastAsia="Times New Roman" w:hAnsi="Times New Roman" w:cs="Times New Roman"/>
                <w:color w:val="131314"/>
                <w:kern w:val="0"/>
                <w:sz w:val="22"/>
                <w:szCs w:val="22"/>
                <w14:ligatures w14:val="none"/>
              </w:rPr>
            </w:pPr>
            <w:r w:rsidRPr="00B74558">
              <w:rPr>
                <w:rFonts w:ascii="Calibri" w:eastAsia="Times New Roman" w:hAnsi="Calibri" w:cs="Calibri"/>
                <w:color w:val="131314"/>
                <w:kern w:val="0"/>
                <w:sz w:val="22"/>
                <w:szCs w:val="22"/>
                <w14:ligatures w14:val="none"/>
              </w:rPr>
              <w:t>Currently, Delegate Grading cannot be used for group assessments or in conjunction with Parallel Grading.</w:t>
            </w:r>
          </w:p>
        </w:tc>
        <w:tc>
          <w:tcPr>
            <w:tcW w:w="2856" w:type="dxa"/>
            <w:hideMark/>
          </w:tcPr>
          <w:p w14:paraId="43F0B191"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has native delegated marking with formal reconciliation, while Turnitin requires complex workaround setup</w:t>
            </w:r>
          </w:p>
        </w:tc>
      </w:tr>
      <w:tr w:rsidR="00B74558" w:rsidRPr="00B74558" w14:paraId="5FB4C68A" w14:textId="77777777" w:rsidTr="007D7003">
        <w:tc>
          <w:tcPr>
            <w:tcW w:w="1973" w:type="dxa"/>
            <w:hideMark/>
          </w:tcPr>
          <w:p w14:paraId="31AC7DFF"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Anonymous Delegated Marking</w:t>
            </w:r>
          </w:p>
        </w:tc>
        <w:tc>
          <w:tcPr>
            <w:tcW w:w="1776" w:type="dxa"/>
          </w:tcPr>
          <w:p w14:paraId="1A79ECB2" w14:textId="342D0ECF" w:rsidR="00B74558" w:rsidRPr="005853AD" w:rsidRDefault="00DE5644" w:rsidP="0027717F">
            <w:pPr>
              <w:rPr>
                <w:rFonts w:ascii="Calibri" w:eastAsia="Times New Roman" w:hAnsi="Calibri" w:cs="Calibri"/>
                <w:kern w:val="0"/>
                <w:sz w:val="22"/>
                <w:szCs w:val="22"/>
                <w14:ligatures w14:val="none"/>
              </w:rPr>
            </w:pPr>
            <w:r w:rsidRPr="00DE5644">
              <w:rPr>
                <w:rFonts w:ascii="Calibri" w:eastAsia="Times New Roman" w:hAnsi="Calibri" w:cs="Calibri"/>
                <w:kern w:val="0"/>
                <w:sz w:val="22"/>
                <w:szCs w:val="22"/>
                <w14:ligatures w14:val="none"/>
              </w:rPr>
              <w:t>Marking Workflows</w:t>
            </w:r>
          </w:p>
        </w:tc>
        <w:tc>
          <w:tcPr>
            <w:tcW w:w="3759" w:type="dxa"/>
            <w:hideMark/>
          </w:tcPr>
          <w:p w14:paraId="416A7DBF" w14:textId="6E2848B3"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Possible - Can combine anonymous marking with group-based delegated marking, but markers see each other's feedback; requires complex setup and coordination</w:t>
            </w:r>
          </w:p>
        </w:tc>
        <w:tc>
          <w:tcPr>
            <w:tcW w:w="3584" w:type="dxa"/>
            <w:hideMark/>
          </w:tcPr>
          <w:p w14:paraId="2D66E79F"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support for anonymous marking with both delegated and parallel marking</w:t>
            </w:r>
          </w:p>
        </w:tc>
        <w:tc>
          <w:tcPr>
            <w:tcW w:w="2856" w:type="dxa"/>
            <w:hideMark/>
          </w:tcPr>
          <w:p w14:paraId="5FD0936E"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can handle this, though BB Assignment's delegated marking is more robust overall</w:t>
            </w:r>
          </w:p>
        </w:tc>
      </w:tr>
      <w:tr w:rsidR="00B74558" w:rsidRPr="00B74558" w14:paraId="569944A0" w14:textId="77777777" w:rsidTr="007D7003">
        <w:tc>
          <w:tcPr>
            <w:tcW w:w="1973" w:type="dxa"/>
            <w:hideMark/>
          </w:tcPr>
          <w:p w14:paraId="35318555"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Adaptive Release</w:t>
            </w:r>
          </w:p>
        </w:tc>
        <w:tc>
          <w:tcPr>
            <w:tcW w:w="1776" w:type="dxa"/>
          </w:tcPr>
          <w:p w14:paraId="5C48417B" w14:textId="2DA2B9E3" w:rsidR="00B74558" w:rsidRPr="005853AD" w:rsidRDefault="003644DF" w:rsidP="0027717F">
            <w:pPr>
              <w:rPr>
                <w:rFonts w:ascii="Calibri" w:eastAsia="Times New Roman" w:hAnsi="Calibri" w:cs="Calibri"/>
                <w:kern w:val="0"/>
                <w:sz w:val="22"/>
                <w:szCs w:val="22"/>
                <w14:ligatures w14:val="none"/>
              </w:rPr>
            </w:pPr>
            <w:r w:rsidRPr="003644DF">
              <w:rPr>
                <w:rFonts w:ascii="Calibri" w:eastAsia="Times New Roman" w:hAnsi="Calibri" w:cs="Calibri"/>
                <w:kern w:val="0"/>
                <w:sz w:val="22"/>
                <w:szCs w:val="22"/>
                <w14:ligatures w14:val="none"/>
              </w:rPr>
              <w:t>Feedback and Grade Release</w:t>
            </w:r>
          </w:p>
        </w:tc>
        <w:tc>
          <w:tcPr>
            <w:tcW w:w="3759" w:type="dxa"/>
            <w:hideMark/>
          </w:tcPr>
          <w:p w14:paraId="47D4E89E" w14:textId="6AE7DE4E"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Limited - If assignment is hidden using Release Conditions, Gradebook column and mark will still be visible after Feedback Release Date</w:t>
            </w:r>
          </w:p>
        </w:tc>
        <w:tc>
          <w:tcPr>
            <w:tcW w:w="3584" w:type="dxa"/>
            <w:hideMark/>
          </w:tcPr>
          <w:p w14:paraId="4DECCDF7"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Better integration with Blackboard's release conditions</w:t>
            </w:r>
          </w:p>
        </w:tc>
        <w:tc>
          <w:tcPr>
            <w:tcW w:w="2856" w:type="dxa"/>
            <w:hideMark/>
          </w:tcPr>
          <w:p w14:paraId="10A64B09"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provides more seamless adaptive release functionality</w:t>
            </w:r>
          </w:p>
        </w:tc>
      </w:tr>
      <w:tr w:rsidR="00B74558" w:rsidRPr="00B74558" w14:paraId="24BD2DA2" w14:textId="77777777" w:rsidTr="007D7003">
        <w:tc>
          <w:tcPr>
            <w:tcW w:w="1973" w:type="dxa"/>
          </w:tcPr>
          <w:p w14:paraId="532FDC9A" w14:textId="4CDC45D7" w:rsidR="00B74558" w:rsidRPr="00B74558" w:rsidRDefault="00B74558" w:rsidP="0027717F">
            <w:pPr>
              <w:rPr>
                <w:rFonts w:ascii="Calibri" w:eastAsia="Times New Roman" w:hAnsi="Calibri" w:cs="Calibri"/>
                <w:b/>
                <w:bCs/>
                <w:kern w:val="0"/>
                <w:sz w:val="22"/>
                <w:szCs w:val="22"/>
                <w14:ligatures w14:val="none"/>
              </w:rPr>
            </w:pPr>
            <w:r w:rsidRPr="00B74558">
              <w:rPr>
                <w:rFonts w:ascii="Calibri" w:eastAsia="Times New Roman" w:hAnsi="Calibri" w:cs="Calibri"/>
                <w:b/>
                <w:bCs/>
                <w:kern w:val="0"/>
                <w:sz w:val="22"/>
                <w:szCs w:val="22"/>
                <w14:ligatures w14:val="none"/>
              </w:rPr>
              <w:t>Single submissions</w:t>
            </w:r>
          </w:p>
        </w:tc>
        <w:tc>
          <w:tcPr>
            <w:tcW w:w="1776" w:type="dxa"/>
          </w:tcPr>
          <w:p w14:paraId="51E814AC" w14:textId="54EE585F" w:rsidR="00B74558" w:rsidRPr="005853AD" w:rsidRDefault="00063193" w:rsidP="0027717F">
            <w:pPr>
              <w:rPr>
                <w:rFonts w:ascii="Calibri" w:eastAsia="Times New Roman" w:hAnsi="Calibri" w:cs="Calibri"/>
                <w:kern w:val="0"/>
                <w:sz w:val="22"/>
                <w:szCs w:val="22"/>
                <w14:ligatures w14:val="none"/>
              </w:rPr>
            </w:pPr>
            <w:r w:rsidRPr="00063193">
              <w:rPr>
                <w:rFonts w:ascii="Calibri" w:eastAsia="Times New Roman" w:hAnsi="Calibri" w:cs="Calibri"/>
                <w:kern w:val="0"/>
                <w:sz w:val="22"/>
                <w:szCs w:val="22"/>
                <w14:ligatures w14:val="none"/>
              </w:rPr>
              <w:t>Submission &amp; Files</w:t>
            </w:r>
            <w:r>
              <w:rPr>
                <w:rFonts w:ascii="Calibri" w:eastAsia="Times New Roman" w:hAnsi="Calibri" w:cs="Calibri"/>
                <w:kern w:val="0"/>
                <w:sz w:val="22"/>
                <w:szCs w:val="22"/>
                <w14:ligatures w14:val="none"/>
              </w:rPr>
              <w:t xml:space="preserve"> &gt; </w:t>
            </w:r>
            <w:r w:rsidR="005544D5" w:rsidRPr="005544D5">
              <w:rPr>
                <w:rFonts w:ascii="Calibri" w:eastAsia="Times New Roman" w:hAnsi="Calibri" w:cs="Calibri"/>
                <w:kern w:val="0"/>
                <w:sz w:val="22"/>
                <w:szCs w:val="22"/>
                <w14:ligatures w14:val="none"/>
              </w:rPr>
              <w:t>Single vs. Multiple Submission Settings</w:t>
            </w:r>
          </w:p>
        </w:tc>
        <w:tc>
          <w:tcPr>
            <w:tcW w:w="3759" w:type="dxa"/>
          </w:tcPr>
          <w:p w14:paraId="6E2EE911" w14:textId="542CB351" w:rsidR="00B74558" w:rsidRPr="00B74558" w:rsidRDefault="00B74558" w:rsidP="0027717F">
            <w:pPr>
              <w:rPr>
                <w:rFonts w:ascii="Apple Color Emoji" w:eastAsia="Times New Roman" w:hAnsi="Apple Color Emoji"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you can specify the assignment only allows for a single upload attempt by using the ‘Students cannot resubmit’ option I the </w:t>
            </w:r>
          </w:p>
        </w:tc>
        <w:tc>
          <w:tcPr>
            <w:tcW w:w="3584" w:type="dxa"/>
          </w:tcPr>
          <w:p w14:paraId="18B02B50" w14:textId="19BAA6D7" w:rsidR="00B74558" w:rsidRPr="00B74558" w:rsidRDefault="00B74558" w:rsidP="0027717F">
            <w:pPr>
              <w:rPr>
                <w:rFonts w:ascii="Apple Color Emoji" w:eastAsia="Times New Roman" w:hAnsi="Apple Color Emoji"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you can specify the assignment only allows for a single upload attempt by keeping the ‘Attempts allowed’ setting to the default of ‘1’ in the assessment settings in the right-hand side pane when creating the assessment.</w:t>
            </w:r>
          </w:p>
        </w:tc>
        <w:tc>
          <w:tcPr>
            <w:tcW w:w="2856" w:type="dxa"/>
          </w:tcPr>
          <w:p w14:paraId="397A5289" w14:textId="3174C995"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Generally, not recommended these settings are used as they can cause additional administrative overheads by students submitting incorrect files or wanting to revise their submissions before the due date.  This requires staff to manually delete the previous attempt in a timely manner.</w:t>
            </w:r>
          </w:p>
        </w:tc>
      </w:tr>
      <w:tr w:rsidR="00B74558" w:rsidRPr="00B74558" w14:paraId="7E8B8ADF" w14:textId="77777777" w:rsidTr="007D7003">
        <w:tc>
          <w:tcPr>
            <w:tcW w:w="1973" w:type="dxa"/>
          </w:tcPr>
          <w:p w14:paraId="03DD20A8" w14:textId="7ED1ECB3" w:rsidR="00B74558" w:rsidRPr="00B74558" w:rsidRDefault="00B74558" w:rsidP="0027717F">
            <w:pPr>
              <w:rPr>
                <w:rFonts w:ascii="Calibri" w:eastAsia="Times New Roman" w:hAnsi="Calibri" w:cs="Calibri"/>
                <w:b/>
                <w:bCs/>
                <w:kern w:val="0"/>
                <w:sz w:val="22"/>
                <w:szCs w:val="22"/>
                <w14:ligatures w14:val="none"/>
              </w:rPr>
            </w:pPr>
            <w:r w:rsidRPr="00B74558">
              <w:rPr>
                <w:rFonts w:ascii="Calibri" w:eastAsia="Times New Roman" w:hAnsi="Calibri" w:cs="Calibri"/>
                <w:b/>
                <w:bCs/>
                <w:kern w:val="0"/>
                <w:sz w:val="22"/>
                <w:szCs w:val="22"/>
                <w14:ligatures w14:val="none"/>
              </w:rPr>
              <w:t>Multiple submissions (Until due date)</w:t>
            </w:r>
          </w:p>
        </w:tc>
        <w:tc>
          <w:tcPr>
            <w:tcW w:w="1776" w:type="dxa"/>
          </w:tcPr>
          <w:p w14:paraId="0E8F6407" w14:textId="3104A57B" w:rsidR="00B74558" w:rsidRPr="005853AD" w:rsidRDefault="005544D5" w:rsidP="0027717F">
            <w:pPr>
              <w:rPr>
                <w:rFonts w:ascii="Calibri" w:eastAsia="Times New Roman" w:hAnsi="Calibri" w:cs="Calibri"/>
                <w:kern w:val="0"/>
                <w:sz w:val="22"/>
                <w:szCs w:val="22"/>
                <w14:ligatures w14:val="none"/>
              </w:rPr>
            </w:pPr>
            <w:r w:rsidRPr="005544D5">
              <w:rPr>
                <w:rFonts w:ascii="Calibri" w:eastAsia="Times New Roman" w:hAnsi="Calibri" w:cs="Calibri"/>
                <w:kern w:val="0"/>
                <w:sz w:val="22"/>
                <w:szCs w:val="22"/>
                <w14:ligatures w14:val="none"/>
              </w:rPr>
              <w:t>Submission &amp; Files &gt; Single vs. Multiple Submission Settings</w:t>
            </w:r>
          </w:p>
        </w:tc>
        <w:tc>
          <w:tcPr>
            <w:tcW w:w="3759" w:type="dxa"/>
          </w:tcPr>
          <w:p w14:paraId="553A7963" w14:textId="395F0D56" w:rsidR="00B74558" w:rsidRPr="00B74558" w:rsidRDefault="00B74558" w:rsidP="0027717F">
            <w:pPr>
              <w:rPr>
                <w:rFonts w:ascii="Apple Color Emoji" w:eastAsia="Times New Roman" w:hAnsi="Apple Color Emoji"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allows student unlimited attempts until due date.  This can be specified by using the ‘Students can resubmit until due date’ option.  However, originality reports are only generated 3 times within a </w:t>
            </w:r>
            <w:proofErr w:type="gramStart"/>
            <w:r w:rsidRPr="00B74558">
              <w:rPr>
                <w:rFonts w:ascii="Calibri" w:eastAsia="Times New Roman" w:hAnsi="Calibri" w:cs="Calibri"/>
                <w:kern w:val="0"/>
                <w:sz w:val="22"/>
                <w:szCs w:val="22"/>
                <w14:ligatures w14:val="none"/>
              </w:rPr>
              <w:t>24 hour</w:t>
            </w:r>
            <w:proofErr w:type="gramEnd"/>
            <w:r w:rsidRPr="00B74558">
              <w:rPr>
                <w:rFonts w:ascii="Calibri" w:eastAsia="Times New Roman" w:hAnsi="Calibri" w:cs="Calibri"/>
                <w:kern w:val="0"/>
                <w:sz w:val="22"/>
                <w:szCs w:val="22"/>
                <w14:ligatures w14:val="none"/>
              </w:rPr>
              <w:t xml:space="preserve"> period of resubmitting multiple attempts.</w:t>
            </w:r>
          </w:p>
        </w:tc>
        <w:tc>
          <w:tcPr>
            <w:tcW w:w="3584" w:type="dxa"/>
          </w:tcPr>
          <w:p w14:paraId="3F4FB92F" w14:textId="00D1A9BE" w:rsidR="00B74558" w:rsidRPr="00B74558" w:rsidRDefault="00B74558" w:rsidP="0027717F">
            <w:pPr>
              <w:rPr>
                <w:rFonts w:ascii="Apple Color Emoji" w:eastAsia="Times New Roman" w:hAnsi="Apple Color Emoji"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by changing the ‘Attempts allowed’ setting from the default of ‘1’ to however many attempts you would like students to have, or the ‘unlimited’ option at the bottom of the </w:t>
            </w:r>
            <w:proofErr w:type="gramStart"/>
            <w:r w:rsidRPr="00B74558">
              <w:rPr>
                <w:rFonts w:ascii="Calibri" w:eastAsia="Times New Roman" w:hAnsi="Calibri" w:cs="Calibri"/>
                <w:kern w:val="0"/>
                <w:sz w:val="22"/>
                <w:szCs w:val="22"/>
                <w14:ligatures w14:val="none"/>
              </w:rPr>
              <w:t>drop down</w:t>
            </w:r>
            <w:proofErr w:type="gramEnd"/>
            <w:r w:rsidRPr="00B74558">
              <w:rPr>
                <w:rFonts w:ascii="Calibri" w:eastAsia="Times New Roman" w:hAnsi="Calibri" w:cs="Calibri"/>
                <w:kern w:val="0"/>
                <w:sz w:val="22"/>
                <w:szCs w:val="22"/>
                <w14:ligatures w14:val="none"/>
              </w:rPr>
              <w:t xml:space="preserve"> menu to replicate </w:t>
            </w:r>
            <w:proofErr w:type="spellStart"/>
            <w:r w:rsidRPr="00B74558">
              <w:rPr>
                <w:rFonts w:ascii="Calibri" w:eastAsia="Times New Roman" w:hAnsi="Calibri" w:cs="Calibri"/>
                <w:kern w:val="0"/>
                <w:sz w:val="22"/>
                <w:szCs w:val="22"/>
                <w14:ligatures w14:val="none"/>
              </w:rPr>
              <w:t>Tii</w:t>
            </w:r>
            <w:proofErr w:type="spellEnd"/>
            <w:r w:rsidRPr="00B74558">
              <w:rPr>
                <w:rFonts w:ascii="Calibri" w:eastAsia="Times New Roman" w:hAnsi="Calibri" w:cs="Calibri"/>
                <w:kern w:val="0"/>
                <w:sz w:val="22"/>
                <w:szCs w:val="22"/>
                <w14:ligatures w14:val="none"/>
              </w:rPr>
              <w:t>.</w:t>
            </w:r>
          </w:p>
        </w:tc>
        <w:tc>
          <w:tcPr>
            <w:tcW w:w="2856" w:type="dxa"/>
          </w:tcPr>
          <w:p w14:paraId="70802154" w14:textId="09A7C0EA"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 xml:space="preserve">This is the preferred setting to reduce admin overhead.  However it is worth noting that unlike Turnitin, there does not seem to be the same limit for 3 originality reports in 24 hours, however it </w:t>
            </w:r>
            <w:hyperlink r:id="rId6" w:history="1">
              <w:r w:rsidRPr="00B74558">
                <w:rPr>
                  <w:rStyle w:val="Hyperlink"/>
                  <w:rFonts w:ascii="Calibri" w:eastAsia="Times New Roman" w:hAnsi="Calibri" w:cs="Calibri"/>
                  <w:kern w:val="0"/>
                  <w:sz w:val="22"/>
                  <w:szCs w:val="22"/>
                  <w14:ligatures w14:val="none"/>
                </w:rPr>
                <w:t>can take up to 24 hours for an originality report to generate</w:t>
              </w:r>
            </w:hyperlink>
            <w:r w:rsidRPr="00B74558">
              <w:rPr>
                <w:rFonts w:ascii="Calibri" w:eastAsia="Times New Roman" w:hAnsi="Calibri" w:cs="Calibri"/>
                <w:kern w:val="0"/>
                <w:sz w:val="22"/>
                <w:szCs w:val="22"/>
                <w14:ligatures w14:val="none"/>
              </w:rPr>
              <w:t xml:space="preserve"> when enabling originality report in Bb assignments.</w:t>
            </w:r>
          </w:p>
        </w:tc>
      </w:tr>
      <w:tr w:rsidR="00B74558" w:rsidRPr="00B74558" w14:paraId="39C684B8" w14:textId="77777777" w:rsidTr="007D7003">
        <w:tc>
          <w:tcPr>
            <w:tcW w:w="1973" w:type="dxa"/>
            <w:hideMark/>
          </w:tcPr>
          <w:p w14:paraId="50EA9C5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Overwrites Previous Student Submissions</w:t>
            </w:r>
          </w:p>
        </w:tc>
        <w:tc>
          <w:tcPr>
            <w:tcW w:w="1776" w:type="dxa"/>
          </w:tcPr>
          <w:p w14:paraId="43AB68EA" w14:textId="0A5D0CEB" w:rsidR="00B74558" w:rsidRPr="005853AD" w:rsidRDefault="006161D9" w:rsidP="0027717F">
            <w:pP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Submission &amp; Files</w:t>
            </w:r>
          </w:p>
        </w:tc>
        <w:tc>
          <w:tcPr>
            <w:tcW w:w="3759" w:type="dxa"/>
            <w:hideMark/>
          </w:tcPr>
          <w:p w14:paraId="537CBD3A" w14:textId="67B27124"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When multiple attempts are allowed, only the last attempt is preserved</w:t>
            </w:r>
          </w:p>
        </w:tc>
        <w:tc>
          <w:tcPr>
            <w:tcW w:w="3584" w:type="dxa"/>
            <w:hideMark/>
          </w:tcPr>
          <w:p w14:paraId="73742B11"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Allows students to submit and retain multiple drafts</w:t>
            </w:r>
          </w:p>
        </w:tc>
        <w:tc>
          <w:tcPr>
            <w:tcW w:w="2856" w:type="dxa"/>
            <w:hideMark/>
          </w:tcPr>
          <w:p w14:paraId="4AA51294" w14:textId="30F411DA"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Different approaches - Turnitin replaces, BB Assignment preserves all attempts</w:t>
            </w:r>
            <w:ins w:id="4" w:author="Geraint Evans" w:date="2025-06-11T10:59:00Z">
              <w:r w:rsidRPr="00B74558">
                <w:rPr>
                  <w:rFonts w:ascii="Calibri" w:eastAsia="Times New Roman" w:hAnsi="Calibri" w:cs="Calibri"/>
                  <w:kern w:val="0"/>
                  <w:sz w:val="22"/>
                  <w:szCs w:val="22"/>
                  <w14:ligatures w14:val="none"/>
                </w:rPr>
                <w:t>.</w:t>
              </w:r>
            </w:ins>
          </w:p>
        </w:tc>
      </w:tr>
      <w:tr w:rsidR="00B74558" w:rsidRPr="00B74558" w14:paraId="3D5E2F3C" w14:textId="77777777" w:rsidTr="007D7003">
        <w:trPr>
          <w:trHeight w:val="300"/>
        </w:trPr>
        <w:tc>
          <w:tcPr>
            <w:tcW w:w="1973" w:type="dxa"/>
            <w:hideMark/>
          </w:tcPr>
          <w:p w14:paraId="03985619" w14:textId="055D4A9C" w:rsidR="00B74558" w:rsidRPr="00B74558" w:rsidRDefault="00B74558" w:rsidP="17ECF53A">
            <w:pPr>
              <w:rPr>
                <w:b/>
                <w:bCs/>
                <w:sz w:val="22"/>
                <w:szCs w:val="22"/>
              </w:rPr>
            </w:pPr>
            <w:r w:rsidRPr="00B74558">
              <w:rPr>
                <w:rFonts w:ascii="Calibri" w:eastAsia="Calibri" w:hAnsi="Calibri" w:cs="Calibri"/>
                <w:b/>
                <w:bCs/>
                <w:sz w:val="22"/>
                <w:szCs w:val="22"/>
              </w:rPr>
              <w:t>Multiple submissions within 24-Hour late period</w:t>
            </w:r>
          </w:p>
        </w:tc>
        <w:tc>
          <w:tcPr>
            <w:tcW w:w="1776" w:type="dxa"/>
          </w:tcPr>
          <w:p w14:paraId="4ABE6A5B" w14:textId="652196C6" w:rsidR="00B74558" w:rsidRPr="005853AD" w:rsidRDefault="003D10BA" w:rsidP="5A6AB99B">
            <w:pPr>
              <w:rPr>
                <w:rFonts w:ascii="Calibri" w:eastAsia="Times New Roman" w:hAnsi="Calibri" w:cs="Calibri"/>
                <w:kern w:val="0"/>
                <w:sz w:val="22"/>
                <w:szCs w:val="22"/>
                <w14:ligatures w14:val="none"/>
              </w:rPr>
            </w:pPr>
            <w:r w:rsidRPr="003D10BA">
              <w:rPr>
                <w:rFonts w:ascii="Calibri" w:eastAsia="Times New Roman" w:hAnsi="Calibri" w:cs="Calibri"/>
                <w:kern w:val="0"/>
                <w:sz w:val="22"/>
                <w:szCs w:val="22"/>
                <w14:ligatures w14:val="none"/>
              </w:rPr>
              <w:t>Submission &amp; Files &gt; Single vs. Multiple Submission Settings</w:t>
            </w:r>
          </w:p>
        </w:tc>
        <w:tc>
          <w:tcPr>
            <w:tcW w:w="3759" w:type="dxa"/>
            <w:hideMark/>
          </w:tcPr>
          <w:p w14:paraId="0EFAA550" w14:textId="0EE38DAA" w:rsidR="00B74558" w:rsidRPr="00B74558" w:rsidRDefault="00B74558" w:rsidP="5A6AB99B">
            <w:pPr>
              <w:rPr>
                <w:sz w:val="22"/>
                <w:szCs w:val="22"/>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w:t>
            </w:r>
            <w:r w:rsidRPr="00B74558">
              <w:rPr>
                <w:sz w:val="22"/>
                <w:szCs w:val="22"/>
              </w:rPr>
              <w:t xml:space="preserve"> - After the due date has passed if students have not already </w:t>
            </w:r>
            <w:proofErr w:type="gramStart"/>
            <w:r w:rsidRPr="00B74558">
              <w:rPr>
                <w:sz w:val="22"/>
                <w:szCs w:val="22"/>
              </w:rPr>
              <w:t>submitted</w:t>
            </w:r>
            <w:proofErr w:type="gramEnd"/>
            <w:r w:rsidRPr="00B74558">
              <w:rPr>
                <w:sz w:val="22"/>
                <w:szCs w:val="22"/>
              </w:rPr>
              <w:t xml:space="preserve"> they can only submit once after which the assessment is locked.  In the event the student </w:t>
            </w:r>
            <w:proofErr w:type="gramStart"/>
            <w:r w:rsidRPr="00B74558">
              <w:rPr>
                <w:sz w:val="22"/>
                <w:szCs w:val="22"/>
              </w:rPr>
              <w:t>need</w:t>
            </w:r>
            <w:proofErr w:type="gramEnd"/>
            <w:r w:rsidRPr="00B74558">
              <w:rPr>
                <w:sz w:val="22"/>
                <w:szCs w:val="22"/>
              </w:rPr>
              <w:t xml:space="preserve"> to resubmit either due to an incorrect or updated file within the </w:t>
            </w:r>
            <w:proofErr w:type="gramStart"/>
            <w:r w:rsidRPr="00B74558">
              <w:rPr>
                <w:sz w:val="22"/>
                <w:szCs w:val="22"/>
              </w:rPr>
              <w:t>24 hour</w:t>
            </w:r>
            <w:proofErr w:type="gramEnd"/>
            <w:r w:rsidRPr="00B74558">
              <w:rPr>
                <w:sz w:val="22"/>
                <w:szCs w:val="22"/>
              </w:rPr>
              <w:t xml:space="preserve"> period a member of staff must carefully delete the original submission allowing the student to submit once again.</w:t>
            </w:r>
          </w:p>
          <w:p w14:paraId="080AD5D7" w14:textId="446282FD" w:rsidR="00B74558" w:rsidRPr="00B74558" w:rsidRDefault="00B74558" w:rsidP="39F33CF5">
            <w:pPr>
              <w:rPr>
                <w:sz w:val="22"/>
                <w:szCs w:val="22"/>
              </w:rPr>
            </w:pPr>
            <w:r w:rsidRPr="00B74558">
              <w:rPr>
                <w:sz w:val="22"/>
                <w:szCs w:val="22"/>
              </w:rPr>
              <w:t>Schools need to monitor and respond quickly to such requests, otherwise Extenuating Circumstances or appeals may arise if requests not handled within 24 hours.</w:t>
            </w:r>
          </w:p>
        </w:tc>
        <w:tc>
          <w:tcPr>
            <w:tcW w:w="3584" w:type="dxa"/>
            <w:hideMark/>
          </w:tcPr>
          <w:p w14:paraId="0809D5A5" w14:textId="4FEA2914" w:rsidR="00B74558" w:rsidRPr="00B74558" w:rsidRDefault="00B74558" w:rsidP="4E447CF3">
            <w:pPr>
              <w:rPr>
                <w:rFonts w:ascii="Apple Color Emoji" w:eastAsia="Times New Roman" w:hAnsi="Apple Color Emoji" w:cs="Times New Roman"/>
                <w:sz w:val="22"/>
                <w:szCs w:val="22"/>
              </w:rPr>
            </w:pPr>
            <w:r w:rsidRPr="00B74558">
              <w:rPr>
                <w:rFonts w:ascii="Apple Color Emoji" w:eastAsia="Times New Roman" w:hAnsi="Apple Color Emoji" w:cs="Times New Roman"/>
                <w:sz w:val="22"/>
                <w:szCs w:val="22"/>
              </w:rPr>
              <w:t xml:space="preserve">✅ </w:t>
            </w:r>
            <w:r w:rsidRPr="00B74558">
              <w:rPr>
                <w:sz w:val="22"/>
                <w:szCs w:val="22"/>
              </w:rPr>
              <w:t xml:space="preserve">Yes - There are no restrictions on resubmissions after due date. Students can continue to submit multiple times within 24-hour late period </w:t>
            </w:r>
            <w:proofErr w:type="gramStart"/>
            <w:r w:rsidRPr="00B74558">
              <w:rPr>
                <w:sz w:val="22"/>
                <w:szCs w:val="22"/>
              </w:rPr>
              <w:t>as long as</w:t>
            </w:r>
            <w:proofErr w:type="gramEnd"/>
            <w:r w:rsidRPr="00B74558">
              <w:rPr>
                <w:sz w:val="22"/>
                <w:szCs w:val="22"/>
              </w:rPr>
              <w:t xml:space="preserve"> the link is available. However, this flexibility means students who already submitted on time could resubmit after the due date and inadvertently be allocated the 40% grade cap if the wrong submission was marked.</w:t>
            </w:r>
          </w:p>
          <w:p w14:paraId="40158E7F" w14:textId="66355F80" w:rsidR="00B74558" w:rsidRPr="00B74558" w:rsidRDefault="00B74558" w:rsidP="17ECF53A">
            <w:pPr>
              <w:rPr>
                <w:b/>
                <w:sz w:val="22"/>
                <w:szCs w:val="22"/>
              </w:rPr>
            </w:pPr>
            <w:r w:rsidRPr="00B74558">
              <w:rPr>
                <w:b/>
                <w:sz w:val="22"/>
                <w:szCs w:val="22"/>
              </w:rPr>
              <w:t>Important: Advise students that any submission made after the due date may result in the 40% late penalty being applied even if they submitted before the due date.</w:t>
            </w:r>
          </w:p>
        </w:tc>
        <w:tc>
          <w:tcPr>
            <w:tcW w:w="2856" w:type="dxa"/>
            <w:hideMark/>
          </w:tcPr>
          <w:p w14:paraId="16B3B373" w14:textId="3E5161F2" w:rsidR="00B74558" w:rsidRPr="00B74558" w:rsidRDefault="00B74558" w:rsidP="7118A9D3">
            <w:pPr>
              <w:rPr>
                <w:sz w:val="22"/>
                <w:szCs w:val="22"/>
              </w:rPr>
            </w:pPr>
            <w:r w:rsidRPr="00B74558">
              <w:rPr>
                <w:sz w:val="22"/>
                <w:szCs w:val="22"/>
              </w:rPr>
              <w:t xml:space="preserve">Turnitin provides better protection against accidental late penalties for students who submitted on </w:t>
            </w:r>
            <w:proofErr w:type="gramStart"/>
            <w:r w:rsidRPr="00B74558">
              <w:rPr>
                <w:sz w:val="22"/>
                <w:szCs w:val="22"/>
              </w:rPr>
              <w:t>time, but</w:t>
            </w:r>
            <w:proofErr w:type="gramEnd"/>
            <w:r w:rsidRPr="00B74558">
              <w:rPr>
                <w:sz w:val="22"/>
                <w:szCs w:val="22"/>
              </w:rPr>
              <w:t xml:space="preserve"> requires manual intervention for legitimate late resubmissions. BB Assignment offers more flexibility but requires clear student communication about late penalty risks.</w:t>
            </w:r>
          </w:p>
        </w:tc>
      </w:tr>
      <w:tr w:rsidR="00B74558" w:rsidRPr="00B74558" w14:paraId="5AC3A197" w14:textId="77777777" w:rsidTr="007D7003">
        <w:tc>
          <w:tcPr>
            <w:tcW w:w="1973" w:type="dxa"/>
            <w:hideMark/>
          </w:tcPr>
          <w:p w14:paraId="0FDE4F3A"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Collates Each of a Student's Submissions</w:t>
            </w:r>
          </w:p>
        </w:tc>
        <w:tc>
          <w:tcPr>
            <w:tcW w:w="1776" w:type="dxa"/>
          </w:tcPr>
          <w:p w14:paraId="32F62EFA" w14:textId="03C0F3E8" w:rsidR="00B74558" w:rsidRPr="005853AD" w:rsidRDefault="009B6EAD" w:rsidP="0027717F">
            <w:pPr>
              <w:rPr>
                <w:rFonts w:ascii="Calibri" w:eastAsia="Times New Roman" w:hAnsi="Calibri" w:cs="Calibri"/>
                <w:kern w:val="0"/>
                <w:sz w:val="22"/>
                <w:szCs w:val="22"/>
                <w14:ligatures w14:val="none"/>
              </w:rPr>
            </w:pPr>
            <w:r w:rsidRPr="009B6EAD">
              <w:rPr>
                <w:rFonts w:ascii="Calibri" w:eastAsia="Times New Roman" w:hAnsi="Calibri" w:cs="Calibri"/>
                <w:kern w:val="0"/>
                <w:sz w:val="22"/>
                <w:szCs w:val="22"/>
                <w14:ligatures w14:val="none"/>
              </w:rPr>
              <w:t>Submission &amp; Files</w:t>
            </w:r>
          </w:p>
        </w:tc>
        <w:tc>
          <w:tcPr>
            <w:tcW w:w="3759" w:type="dxa"/>
            <w:hideMark/>
          </w:tcPr>
          <w:p w14:paraId="5E922961" w14:textId="549D55EC"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Only preserves final submission</w:t>
            </w:r>
          </w:p>
        </w:tc>
        <w:tc>
          <w:tcPr>
            <w:tcW w:w="3584" w:type="dxa"/>
            <w:hideMark/>
          </w:tcPr>
          <w:p w14:paraId="284A48C1"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Retains all submission attempts</w:t>
            </w:r>
          </w:p>
        </w:tc>
        <w:tc>
          <w:tcPr>
            <w:tcW w:w="2856" w:type="dxa"/>
            <w:hideMark/>
          </w:tcPr>
          <w:p w14:paraId="44D5D7C6"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provides better submission history tracking</w:t>
            </w:r>
          </w:p>
        </w:tc>
      </w:tr>
      <w:tr w:rsidR="00B74558" w:rsidRPr="00B74558" w14:paraId="75D3575A" w14:textId="77777777" w:rsidTr="007D7003">
        <w:tc>
          <w:tcPr>
            <w:tcW w:w="1973" w:type="dxa"/>
            <w:hideMark/>
          </w:tcPr>
          <w:p w14:paraId="1E1B15D1" w14:textId="387D7979"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Offline Submissions</w:t>
            </w:r>
          </w:p>
        </w:tc>
        <w:tc>
          <w:tcPr>
            <w:tcW w:w="1776" w:type="dxa"/>
          </w:tcPr>
          <w:p w14:paraId="20DD0F0B" w14:textId="5FB0D3B6" w:rsidR="00B74558" w:rsidRPr="005853AD" w:rsidRDefault="005923D0" w:rsidP="0027717F">
            <w:pPr>
              <w:rPr>
                <w:rFonts w:ascii="Calibri" w:eastAsia="Times New Roman" w:hAnsi="Calibri" w:cs="Calibri"/>
                <w:kern w:val="0"/>
                <w:sz w:val="22"/>
                <w:szCs w:val="22"/>
                <w14:ligatures w14:val="none"/>
              </w:rPr>
            </w:pPr>
            <w:r w:rsidRPr="005923D0">
              <w:rPr>
                <w:rFonts w:ascii="Calibri" w:eastAsia="Times New Roman" w:hAnsi="Calibri" w:cs="Calibri"/>
                <w:kern w:val="0"/>
                <w:sz w:val="22"/>
                <w:szCs w:val="22"/>
                <w14:ligatures w14:val="none"/>
              </w:rPr>
              <w:t>Marking Workflows</w:t>
            </w:r>
          </w:p>
        </w:tc>
        <w:tc>
          <w:tcPr>
            <w:tcW w:w="3759" w:type="dxa"/>
            <w:hideMark/>
          </w:tcPr>
          <w:p w14:paraId="1020C55A" w14:textId="17793B1A"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Primarily used for online submission</w:t>
            </w:r>
          </w:p>
        </w:tc>
        <w:tc>
          <w:tcPr>
            <w:tcW w:w="3584" w:type="dxa"/>
            <w:hideMark/>
          </w:tcPr>
          <w:p w14:paraId="543FB9AD" w14:textId="5ED5F2B0"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offers native offline submission</w:t>
            </w:r>
          </w:p>
        </w:tc>
        <w:tc>
          <w:tcPr>
            <w:tcW w:w="2856" w:type="dxa"/>
            <w:hideMark/>
          </w:tcPr>
          <w:p w14:paraId="2BC31397" w14:textId="2497F78C"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provides native function to accommodate offline submission</w:t>
            </w:r>
          </w:p>
        </w:tc>
      </w:tr>
      <w:tr w:rsidR="00B74558" w:rsidRPr="00B74558" w14:paraId="3FA80DB5" w14:textId="77777777" w:rsidTr="007D7003">
        <w:tc>
          <w:tcPr>
            <w:tcW w:w="1973" w:type="dxa"/>
            <w:hideMark/>
          </w:tcPr>
          <w:p w14:paraId="47CB0D2F" w14:textId="2929826E" w:rsidR="00B74558" w:rsidRPr="00B74558" w:rsidRDefault="006A7BC6" w:rsidP="0027717F">
            <w:pPr>
              <w:rPr>
                <w:rFonts w:ascii="Calibri" w:eastAsia="Times New Roman" w:hAnsi="Calibri" w:cs="Calibri"/>
                <w:kern w:val="0"/>
                <w:sz w:val="22"/>
                <w:szCs w:val="22"/>
                <w14:ligatures w14:val="none"/>
              </w:rPr>
            </w:pPr>
            <w:r>
              <w:rPr>
                <w:rFonts w:ascii="Calibri" w:eastAsia="Times New Roman" w:hAnsi="Calibri" w:cs="Calibri"/>
                <w:b/>
                <w:bCs/>
                <w:kern w:val="0"/>
                <w:sz w:val="22"/>
                <w:szCs w:val="22"/>
                <w14:ligatures w14:val="none"/>
              </w:rPr>
              <w:t>Staff Upload on Behalf of Student</w:t>
            </w:r>
          </w:p>
        </w:tc>
        <w:tc>
          <w:tcPr>
            <w:tcW w:w="1776" w:type="dxa"/>
          </w:tcPr>
          <w:p w14:paraId="6C27A66C" w14:textId="5A61E10A" w:rsidR="00B74558" w:rsidRPr="005853AD" w:rsidRDefault="005923D0" w:rsidP="0027717F">
            <w:pPr>
              <w:rPr>
                <w:rFonts w:ascii="Calibri" w:eastAsia="Times New Roman" w:hAnsi="Calibri" w:cs="Calibri"/>
                <w:kern w:val="0"/>
                <w:sz w:val="22"/>
                <w:szCs w:val="22"/>
                <w14:ligatures w14:val="none"/>
              </w:rPr>
            </w:pPr>
            <w:r w:rsidRPr="005923D0">
              <w:rPr>
                <w:rFonts w:ascii="Calibri" w:eastAsia="Times New Roman" w:hAnsi="Calibri" w:cs="Calibri"/>
                <w:kern w:val="0"/>
                <w:sz w:val="22"/>
                <w:szCs w:val="22"/>
                <w14:ligatures w14:val="none"/>
              </w:rPr>
              <w:t>Marking Workflows</w:t>
            </w:r>
          </w:p>
        </w:tc>
        <w:tc>
          <w:tcPr>
            <w:tcW w:w="3759" w:type="dxa"/>
            <w:hideMark/>
          </w:tcPr>
          <w:p w14:paraId="53C596B8" w14:textId="79848678"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Staff can submit on behalf of students</w:t>
            </w:r>
          </w:p>
        </w:tc>
        <w:tc>
          <w:tcPr>
            <w:tcW w:w="3584" w:type="dxa"/>
            <w:hideMark/>
          </w:tcPr>
          <w:p w14:paraId="5E33F818"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No capability to submit on behalf of students</w:t>
            </w:r>
          </w:p>
        </w:tc>
        <w:tc>
          <w:tcPr>
            <w:tcW w:w="2856" w:type="dxa"/>
            <w:hideMark/>
          </w:tcPr>
          <w:p w14:paraId="0AC1961A" w14:textId="0F19A492"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Turnitin has advantage for handling late or technical submission issues</w:t>
            </w:r>
            <w:r w:rsidRPr="00B74558">
              <w:rPr>
                <w:rFonts w:ascii="Calibri" w:eastAsia="Times New Roman" w:hAnsi="Calibri" w:cs="Calibri"/>
                <w:sz w:val="22"/>
                <w:szCs w:val="22"/>
              </w:rPr>
              <w:t xml:space="preserve"> by submitting</w:t>
            </w:r>
            <w:r w:rsidRPr="00B74558">
              <w:rPr>
                <w:rFonts w:ascii="Calibri" w:eastAsia="Times New Roman" w:hAnsi="Calibri" w:cs="Calibri"/>
                <w:kern w:val="0"/>
                <w:sz w:val="22"/>
                <w:szCs w:val="22"/>
                <w14:ligatures w14:val="none"/>
              </w:rPr>
              <w:t xml:space="preserve"> on behalf of students.</w:t>
            </w:r>
          </w:p>
        </w:tc>
      </w:tr>
      <w:tr w:rsidR="00B74558" w:rsidRPr="00B74558" w14:paraId="741457FE" w14:textId="77777777" w:rsidTr="007D7003">
        <w:tc>
          <w:tcPr>
            <w:tcW w:w="1973" w:type="dxa"/>
            <w:hideMark/>
          </w:tcPr>
          <w:p w14:paraId="2D229D51"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Late Submissions Clearly Labelled</w:t>
            </w:r>
          </w:p>
        </w:tc>
        <w:tc>
          <w:tcPr>
            <w:tcW w:w="1776" w:type="dxa"/>
          </w:tcPr>
          <w:p w14:paraId="65879087" w14:textId="3FDF03FF" w:rsidR="00B74558" w:rsidRPr="005853AD" w:rsidRDefault="008742BA" w:rsidP="0027717F">
            <w:pPr>
              <w:rPr>
                <w:rFonts w:ascii="Calibri" w:eastAsia="Times New Roman" w:hAnsi="Calibri" w:cs="Calibri"/>
                <w:kern w:val="0"/>
                <w:sz w:val="22"/>
                <w:szCs w:val="22"/>
                <w14:ligatures w14:val="none"/>
              </w:rPr>
            </w:pPr>
            <w:r w:rsidRPr="008742BA">
              <w:rPr>
                <w:rFonts w:ascii="Calibri" w:eastAsia="Times New Roman" w:hAnsi="Calibri" w:cs="Calibri"/>
                <w:kern w:val="0"/>
                <w:sz w:val="22"/>
                <w:szCs w:val="22"/>
                <w14:ligatures w14:val="none"/>
              </w:rPr>
              <w:t>Submission &amp; Files</w:t>
            </w:r>
          </w:p>
        </w:tc>
        <w:tc>
          <w:tcPr>
            <w:tcW w:w="3759" w:type="dxa"/>
            <w:hideMark/>
          </w:tcPr>
          <w:p w14:paraId="23F9E79F" w14:textId="5E57B354"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w:t>
            </w:r>
          </w:p>
        </w:tc>
        <w:tc>
          <w:tcPr>
            <w:tcW w:w="3584" w:type="dxa"/>
            <w:hideMark/>
          </w:tcPr>
          <w:p w14:paraId="45378545"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w:t>
            </w:r>
          </w:p>
        </w:tc>
        <w:tc>
          <w:tcPr>
            <w:tcW w:w="2856" w:type="dxa"/>
            <w:hideMark/>
          </w:tcPr>
          <w:p w14:paraId="7E007EFB"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systems can handle this</w:t>
            </w:r>
          </w:p>
        </w:tc>
      </w:tr>
      <w:tr w:rsidR="00B74558" w:rsidRPr="00B74558" w14:paraId="0AB81974" w14:textId="77777777" w:rsidTr="007D7003">
        <w:tc>
          <w:tcPr>
            <w:tcW w:w="1973" w:type="dxa"/>
            <w:hideMark/>
          </w:tcPr>
          <w:p w14:paraId="4B80B25E"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Download Assessment and Feedback in One Document</w:t>
            </w:r>
          </w:p>
        </w:tc>
        <w:tc>
          <w:tcPr>
            <w:tcW w:w="1776" w:type="dxa"/>
          </w:tcPr>
          <w:p w14:paraId="58ED08F9" w14:textId="000B796B" w:rsidR="00B74558" w:rsidRPr="005853AD" w:rsidRDefault="00B83231" w:rsidP="1F23117A">
            <w:pPr>
              <w:rPr>
                <w:rFonts w:ascii="Calibri" w:eastAsia="Times New Roman" w:hAnsi="Calibri" w:cs="Calibri"/>
                <w:kern w:val="0"/>
                <w:sz w:val="22"/>
                <w:szCs w:val="22"/>
                <w14:ligatures w14:val="none"/>
              </w:rPr>
            </w:pPr>
            <w:r w:rsidRPr="00B83231">
              <w:rPr>
                <w:rFonts w:ascii="Calibri" w:eastAsia="Times New Roman" w:hAnsi="Calibri" w:cs="Calibri"/>
                <w:kern w:val="0"/>
                <w:sz w:val="22"/>
                <w:szCs w:val="22"/>
                <w14:ligatures w14:val="none"/>
              </w:rPr>
              <w:t>Feedback and Grade Release</w:t>
            </w:r>
          </w:p>
        </w:tc>
        <w:tc>
          <w:tcPr>
            <w:tcW w:w="3759" w:type="dxa"/>
            <w:hideMark/>
          </w:tcPr>
          <w:p w14:paraId="2347AD2C" w14:textId="1F3BEC82" w:rsidR="00B74558" w:rsidRPr="00B74558" w:rsidRDefault="00B74558" w:rsidP="1F23117A">
            <w:pPr>
              <w:rPr>
                <w:rFonts w:ascii="Calibri" w:eastAsia="Times New Roman" w:hAnsi="Calibri" w:cs="Calibri"/>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All feedback (except voice comments) can be exported to annotated PDF. This can include the similarity report if required.</w:t>
            </w:r>
          </w:p>
        </w:tc>
        <w:tc>
          <w:tcPr>
            <w:tcW w:w="3584" w:type="dxa"/>
            <w:hideMark/>
          </w:tcPr>
          <w:p w14:paraId="0FCB2F7A"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Original files can be bulk exported but annotations cannot</w:t>
            </w:r>
          </w:p>
        </w:tc>
        <w:tc>
          <w:tcPr>
            <w:tcW w:w="2856" w:type="dxa"/>
            <w:hideMark/>
          </w:tcPr>
          <w:p w14:paraId="00E9218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Turnitin provides better feedback export capabilities</w:t>
            </w:r>
          </w:p>
        </w:tc>
      </w:tr>
      <w:tr w:rsidR="00B74558" w:rsidRPr="00B74558" w14:paraId="02402CDB" w14:textId="77777777" w:rsidTr="007D7003">
        <w:tc>
          <w:tcPr>
            <w:tcW w:w="1973" w:type="dxa"/>
            <w:hideMark/>
          </w:tcPr>
          <w:p w14:paraId="53B52FB6"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Download Assessment and Feedback Separately</w:t>
            </w:r>
          </w:p>
        </w:tc>
        <w:tc>
          <w:tcPr>
            <w:tcW w:w="1776" w:type="dxa"/>
          </w:tcPr>
          <w:p w14:paraId="128238BA" w14:textId="66CDD2E1" w:rsidR="00B74558" w:rsidRPr="005853AD" w:rsidRDefault="00B83231" w:rsidP="0027717F">
            <w:pPr>
              <w:rPr>
                <w:rFonts w:ascii="Calibri" w:eastAsia="Times New Roman" w:hAnsi="Calibri" w:cs="Calibri"/>
                <w:kern w:val="0"/>
                <w:sz w:val="22"/>
                <w:szCs w:val="22"/>
                <w14:ligatures w14:val="none"/>
              </w:rPr>
            </w:pPr>
            <w:r w:rsidRPr="00B83231">
              <w:rPr>
                <w:rFonts w:ascii="Calibri" w:eastAsia="Times New Roman" w:hAnsi="Calibri" w:cs="Calibri"/>
                <w:kern w:val="0"/>
                <w:sz w:val="22"/>
                <w:szCs w:val="22"/>
                <w14:ligatures w14:val="none"/>
              </w:rPr>
              <w:t>Feedback and Grade Release</w:t>
            </w:r>
          </w:p>
        </w:tc>
        <w:tc>
          <w:tcPr>
            <w:tcW w:w="3759" w:type="dxa"/>
            <w:hideMark/>
          </w:tcPr>
          <w:p w14:paraId="68F443C7" w14:textId="40F50309"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Can download original submission separately</w:t>
            </w:r>
          </w:p>
        </w:tc>
        <w:tc>
          <w:tcPr>
            <w:tcW w:w="3584" w:type="dxa"/>
            <w:hideMark/>
          </w:tcPr>
          <w:p w14:paraId="7DD905AD"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Can download original files separately</w:t>
            </w:r>
          </w:p>
        </w:tc>
        <w:tc>
          <w:tcPr>
            <w:tcW w:w="2856" w:type="dxa"/>
            <w:hideMark/>
          </w:tcPr>
          <w:p w14:paraId="09BBBCA1"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support separate downloads</w:t>
            </w:r>
          </w:p>
        </w:tc>
      </w:tr>
      <w:tr w:rsidR="00B74558" w:rsidRPr="00B74558" w14:paraId="5E3AE103" w14:textId="77777777" w:rsidTr="007D7003">
        <w:tc>
          <w:tcPr>
            <w:tcW w:w="1973" w:type="dxa"/>
            <w:hideMark/>
          </w:tcPr>
          <w:p w14:paraId="7305822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Single Feedback Date</w:t>
            </w:r>
          </w:p>
        </w:tc>
        <w:tc>
          <w:tcPr>
            <w:tcW w:w="1776" w:type="dxa"/>
          </w:tcPr>
          <w:p w14:paraId="1840E5F4" w14:textId="23395599" w:rsidR="00B74558" w:rsidRPr="005853AD" w:rsidRDefault="002130C7" w:rsidP="0027717F">
            <w:pPr>
              <w:rPr>
                <w:rFonts w:ascii="Calibri" w:eastAsia="Times New Roman" w:hAnsi="Calibri" w:cs="Calibri"/>
                <w:kern w:val="0"/>
                <w:sz w:val="22"/>
                <w:szCs w:val="22"/>
                <w14:ligatures w14:val="none"/>
              </w:rPr>
            </w:pPr>
            <w:r w:rsidRPr="002130C7">
              <w:rPr>
                <w:rFonts w:ascii="Calibri" w:eastAsia="Times New Roman" w:hAnsi="Calibri" w:cs="Calibri"/>
                <w:kern w:val="0"/>
                <w:sz w:val="22"/>
                <w:szCs w:val="22"/>
                <w14:ligatures w14:val="none"/>
              </w:rPr>
              <w:t>Feedback and Grade Release</w:t>
            </w:r>
          </w:p>
        </w:tc>
        <w:tc>
          <w:tcPr>
            <w:tcW w:w="3759" w:type="dxa"/>
            <w:hideMark/>
          </w:tcPr>
          <w:p w14:paraId="355F2601" w14:textId="6489DF1A"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Has feedback release date functionality</w:t>
            </w:r>
          </w:p>
        </w:tc>
        <w:tc>
          <w:tcPr>
            <w:tcW w:w="3584" w:type="dxa"/>
            <w:hideMark/>
          </w:tcPr>
          <w:p w14:paraId="1E41CD4E"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Supports posting all marks together</w:t>
            </w:r>
          </w:p>
        </w:tc>
        <w:tc>
          <w:tcPr>
            <w:tcW w:w="2856" w:type="dxa"/>
            <w:hideMark/>
          </w:tcPr>
          <w:p w14:paraId="5D6DF41D"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can handle unified feedback release</w:t>
            </w:r>
          </w:p>
        </w:tc>
      </w:tr>
      <w:tr w:rsidR="00B74558" w:rsidRPr="00B74558" w14:paraId="0D3C0899" w14:textId="77777777" w:rsidTr="007D7003">
        <w:tc>
          <w:tcPr>
            <w:tcW w:w="1973" w:type="dxa"/>
            <w:hideMark/>
          </w:tcPr>
          <w:p w14:paraId="13D72030"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Multiple Feedback Dates</w:t>
            </w:r>
          </w:p>
        </w:tc>
        <w:tc>
          <w:tcPr>
            <w:tcW w:w="1776" w:type="dxa"/>
          </w:tcPr>
          <w:p w14:paraId="140EBEF1" w14:textId="7DAA2CB4" w:rsidR="00B74558" w:rsidRPr="005853AD" w:rsidRDefault="002130C7" w:rsidP="0027717F">
            <w:pPr>
              <w:rPr>
                <w:rFonts w:ascii="Calibri" w:eastAsia="Times New Roman" w:hAnsi="Calibri" w:cs="Calibri"/>
                <w:kern w:val="0"/>
                <w:sz w:val="22"/>
                <w:szCs w:val="22"/>
                <w14:ligatures w14:val="none"/>
              </w:rPr>
            </w:pPr>
            <w:r w:rsidRPr="002130C7">
              <w:rPr>
                <w:rFonts w:ascii="Calibri" w:eastAsia="Times New Roman" w:hAnsi="Calibri" w:cs="Calibri"/>
                <w:kern w:val="0"/>
                <w:sz w:val="22"/>
                <w:szCs w:val="22"/>
                <w14:ligatures w14:val="none"/>
              </w:rPr>
              <w:t>Feedback and Grade Release</w:t>
            </w:r>
          </w:p>
        </w:tc>
        <w:tc>
          <w:tcPr>
            <w:tcW w:w="3759" w:type="dxa"/>
            <w:hideMark/>
          </w:tcPr>
          <w:p w14:paraId="3EFA7AB9" w14:textId="174A2F8C"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Limited - Cannot set different feedback dates for individual students</w:t>
            </w:r>
          </w:p>
        </w:tc>
        <w:tc>
          <w:tcPr>
            <w:tcW w:w="3584" w:type="dxa"/>
            <w:hideMark/>
          </w:tcPr>
          <w:p w14:paraId="2A42E845"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Can post marks individually if not </w:t>
            </w:r>
            <w:proofErr w:type="gramStart"/>
            <w:r w:rsidRPr="00B74558">
              <w:rPr>
                <w:rFonts w:ascii="Calibri" w:eastAsia="Times New Roman" w:hAnsi="Calibri" w:cs="Calibri"/>
                <w:kern w:val="0"/>
                <w:sz w:val="22"/>
                <w:szCs w:val="22"/>
                <w14:ligatures w14:val="none"/>
              </w:rPr>
              <w:t>anonymous</w:t>
            </w:r>
            <w:proofErr w:type="gramEnd"/>
          </w:p>
        </w:tc>
        <w:tc>
          <w:tcPr>
            <w:tcW w:w="2856" w:type="dxa"/>
            <w:hideMark/>
          </w:tcPr>
          <w:p w14:paraId="63D5697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offers more flexibility for multiple feedback release</w:t>
            </w:r>
          </w:p>
        </w:tc>
      </w:tr>
      <w:tr w:rsidR="00B74558" w:rsidRPr="00B74558" w14:paraId="03C096F6" w14:textId="77777777" w:rsidTr="007D7003">
        <w:tc>
          <w:tcPr>
            <w:tcW w:w="1973" w:type="dxa"/>
            <w:hideMark/>
          </w:tcPr>
          <w:p w14:paraId="53228D8D"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Automatic Mark and Feedback Release</w:t>
            </w:r>
          </w:p>
        </w:tc>
        <w:tc>
          <w:tcPr>
            <w:tcW w:w="1776" w:type="dxa"/>
          </w:tcPr>
          <w:p w14:paraId="01CED41B" w14:textId="7339FA88" w:rsidR="00B74558" w:rsidRPr="005853AD" w:rsidRDefault="003F71AF" w:rsidP="0027717F">
            <w:pPr>
              <w:rPr>
                <w:rFonts w:ascii="Calibri" w:eastAsia="Times New Roman" w:hAnsi="Calibri" w:cs="Calibri"/>
                <w:kern w:val="0"/>
                <w:sz w:val="22"/>
                <w:szCs w:val="22"/>
                <w14:ligatures w14:val="none"/>
              </w:rPr>
            </w:pPr>
            <w:r w:rsidRPr="003F71AF">
              <w:rPr>
                <w:rFonts w:ascii="Calibri" w:eastAsia="Times New Roman" w:hAnsi="Calibri" w:cs="Calibri"/>
                <w:kern w:val="0"/>
                <w:sz w:val="22"/>
                <w:szCs w:val="22"/>
                <w14:ligatures w14:val="none"/>
              </w:rPr>
              <w:t>Feedback and Grade Release</w:t>
            </w:r>
          </w:p>
        </w:tc>
        <w:tc>
          <w:tcPr>
            <w:tcW w:w="3759" w:type="dxa"/>
            <w:hideMark/>
          </w:tcPr>
          <w:p w14:paraId="6F9D4E5C" w14:textId="39DA2BCB"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Can set automatic feedback release date</w:t>
            </w:r>
          </w:p>
        </w:tc>
        <w:tc>
          <w:tcPr>
            <w:tcW w:w="3584" w:type="dxa"/>
            <w:hideMark/>
          </w:tcPr>
          <w:p w14:paraId="00D40E18"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Can configure automatic posting</w:t>
            </w:r>
          </w:p>
        </w:tc>
        <w:tc>
          <w:tcPr>
            <w:tcW w:w="2856" w:type="dxa"/>
            <w:hideMark/>
          </w:tcPr>
          <w:p w14:paraId="622D6D22"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support automated release functionality</w:t>
            </w:r>
          </w:p>
        </w:tc>
      </w:tr>
      <w:tr w:rsidR="00B74558" w:rsidRPr="00B74558" w14:paraId="25FA8D23" w14:textId="77777777" w:rsidTr="007D7003">
        <w:tc>
          <w:tcPr>
            <w:tcW w:w="1973" w:type="dxa"/>
            <w:hideMark/>
          </w:tcPr>
          <w:p w14:paraId="0E6BFFA3"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Manual Mark and Feedback Release</w:t>
            </w:r>
          </w:p>
        </w:tc>
        <w:tc>
          <w:tcPr>
            <w:tcW w:w="1776" w:type="dxa"/>
          </w:tcPr>
          <w:p w14:paraId="172EAA48" w14:textId="597F42FC" w:rsidR="00B74558" w:rsidRPr="005853AD" w:rsidRDefault="003F71AF" w:rsidP="0027717F">
            <w:pPr>
              <w:rPr>
                <w:rFonts w:ascii="Calibri" w:eastAsia="Times New Roman" w:hAnsi="Calibri" w:cs="Calibri"/>
                <w:kern w:val="0"/>
                <w:sz w:val="22"/>
                <w:szCs w:val="22"/>
                <w14:ligatures w14:val="none"/>
              </w:rPr>
            </w:pPr>
            <w:r w:rsidRPr="003F71AF">
              <w:rPr>
                <w:rFonts w:ascii="Calibri" w:eastAsia="Times New Roman" w:hAnsi="Calibri" w:cs="Calibri"/>
                <w:kern w:val="0"/>
                <w:sz w:val="22"/>
                <w:szCs w:val="22"/>
                <w14:ligatures w14:val="none"/>
              </w:rPr>
              <w:t>Feedback and Grade Release</w:t>
            </w:r>
          </w:p>
        </w:tc>
        <w:tc>
          <w:tcPr>
            <w:tcW w:w="3759" w:type="dxa"/>
            <w:hideMark/>
          </w:tcPr>
          <w:p w14:paraId="603AC064" w14:textId="1BDA0CED"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Manual control over feedback release</w:t>
            </w:r>
          </w:p>
        </w:tc>
        <w:tc>
          <w:tcPr>
            <w:tcW w:w="3584" w:type="dxa"/>
            <w:hideMark/>
          </w:tcPr>
          <w:p w14:paraId="48F3B4AA"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Yes - Manual posting control available</w:t>
            </w:r>
          </w:p>
        </w:tc>
        <w:tc>
          <w:tcPr>
            <w:tcW w:w="2856" w:type="dxa"/>
            <w:hideMark/>
          </w:tcPr>
          <w:p w14:paraId="4866ACA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Both provide manual override capabilities</w:t>
            </w:r>
          </w:p>
        </w:tc>
      </w:tr>
      <w:tr w:rsidR="00B74558" w:rsidRPr="00B74558" w14:paraId="0B02FE66" w14:textId="77777777" w:rsidTr="007D7003">
        <w:tc>
          <w:tcPr>
            <w:tcW w:w="1973" w:type="dxa"/>
            <w:hideMark/>
          </w:tcPr>
          <w:p w14:paraId="180544F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b/>
                <w:bCs/>
                <w:kern w:val="0"/>
                <w:sz w:val="22"/>
                <w:szCs w:val="22"/>
                <w14:ligatures w14:val="none"/>
              </w:rPr>
              <w:t>Blind Double Marking (Parallel Marking)</w:t>
            </w:r>
          </w:p>
        </w:tc>
        <w:tc>
          <w:tcPr>
            <w:tcW w:w="1776" w:type="dxa"/>
          </w:tcPr>
          <w:p w14:paraId="26F9D798" w14:textId="77309B78" w:rsidR="00B74558" w:rsidRPr="005853AD" w:rsidRDefault="00DE5644" w:rsidP="0027717F">
            <w:pPr>
              <w:rPr>
                <w:rFonts w:ascii="Calibri" w:eastAsia="Times New Roman" w:hAnsi="Calibri" w:cs="Calibri"/>
                <w:kern w:val="0"/>
                <w:sz w:val="22"/>
                <w:szCs w:val="22"/>
                <w14:ligatures w14:val="none"/>
              </w:rPr>
            </w:pPr>
            <w:r w:rsidRPr="00DE5644">
              <w:rPr>
                <w:rFonts w:ascii="Calibri" w:eastAsia="Times New Roman" w:hAnsi="Calibri" w:cs="Calibri"/>
                <w:kern w:val="0"/>
                <w:sz w:val="22"/>
                <w:szCs w:val="22"/>
                <w14:ligatures w14:val="none"/>
              </w:rPr>
              <w:t>Marking Workflows</w:t>
            </w:r>
          </w:p>
        </w:tc>
        <w:tc>
          <w:tcPr>
            <w:tcW w:w="3759" w:type="dxa"/>
            <w:hideMark/>
          </w:tcPr>
          <w:p w14:paraId="1D339BFD" w14:textId="1ADCE2E9"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No - Requires workaround with separate assignments and manual reconciliation</w:t>
            </w:r>
          </w:p>
        </w:tc>
        <w:tc>
          <w:tcPr>
            <w:tcW w:w="3584" w:type="dxa"/>
            <w:hideMark/>
          </w:tcPr>
          <w:p w14:paraId="5FF3EDBC" w14:textId="77777777" w:rsidR="00B74558" w:rsidRPr="00B74558" w:rsidRDefault="00B74558" w:rsidP="0027717F">
            <w:pPr>
              <w:rPr>
                <w:rFonts w:ascii="Times New Roman" w:eastAsia="Times New Roman" w:hAnsi="Times New Roman" w:cs="Times New Roman"/>
                <w:kern w:val="0"/>
                <w:sz w:val="22"/>
                <w:szCs w:val="22"/>
                <w14:ligatures w14:val="none"/>
              </w:rPr>
            </w:pPr>
            <w:r w:rsidRPr="00B74558">
              <w:rPr>
                <w:rFonts w:ascii="Apple Color Emoji" w:eastAsia="Times New Roman" w:hAnsi="Apple Color Emoji" w:cs="Times New Roman"/>
                <w:kern w:val="0"/>
                <w:sz w:val="22"/>
                <w:szCs w:val="22"/>
                <w14:ligatures w14:val="none"/>
              </w:rPr>
              <w:t>⚠️</w:t>
            </w:r>
            <w:r w:rsidRPr="00B74558">
              <w:rPr>
                <w:rFonts w:ascii="Calibri" w:eastAsia="Times New Roman" w:hAnsi="Calibri" w:cs="Calibri"/>
                <w:kern w:val="0"/>
                <w:sz w:val="22"/>
                <w:szCs w:val="22"/>
                <w14:ligatures w14:val="none"/>
              </w:rPr>
              <w:t xml:space="preserve"> Limited - Parallel marking is available but with limitations:</w:t>
            </w:r>
          </w:p>
          <w:p w14:paraId="2BF4214F"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 </w:t>
            </w:r>
          </w:p>
          <w:p w14:paraId="4FAEAFA3" w14:textId="77777777" w:rsidR="00B74558" w:rsidRPr="00B74558" w:rsidRDefault="00B74558" w:rsidP="0027717F">
            <w:pPr>
              <w:numPr>
                <w:ilvl w:val="0"/>
                <w:numId w:val="2"/>
              </w:numPr>
              <w:textAlignment w:val="center"/>
              <w:rPr>
                <w:rFonts w:ascii="Times New Roman" w:eastAsia="Times New Roman" w:hAnsi="Times New Roman" w:cs="Times New Roman"/>
                <w:kern w:val="0"/>
                <w:sz w:val="22"/>
                <w:szCs w:val="22"/>
                <w14:ligatures w14:val="none"/>
              </w:rPr>
            </w:pPr>
            <w:r w:rsidRPr="00B74558">
              <w:rPr>
                <w:rFonts w:ascii="Calibri" w:eastAsia="Times New Roman" w:hAnsi="Calibri" w:cs="Calibri"/>
                <w:color w:val="131314"/>
                <w:kern w:val="0"/>
                <w:sz w:val="22"/>
                <w:szCs w:val="22"/>
                <w14:ligatures w14:val="none"/>
              </w:rPr>
              <w:t>Parallel marking cannot be used with group assessments</w:t>
            </w:r>
            <w:r w:rsidRPr="00B74558">
              <w:rPr>
                <w:rFonts w:ascii="Calibri" w:eastAsia="Times New Roman" w:hAnsi="Calibri" w:cs="Calibri"/>
                <w:kern w:val="0"/>
                <w:sz w:val="22"/>
                <w:szCs w:val="22"/>
                <w14:ligatures w14:val="none"/>
              </w:rPr>
              <w:t>.</w:t>
            </w:r>
          </w:p>
          <w:p w14:paraId="7B94D52E" w14:textId="77777777" w:rsidR="00B74558" w:rsidRPr="00B74558" w:rsidRDefault="00B74558" w:rsidP="0027717F">
            <w:pPr>
              <w:numPr>
                <w:ilvl w:val="0"/>
                <w:numId w:val="2"/>
              </w:numPr>
              <w:textAlignment w:val="center"/>
              <w:rPr>
                <w:rFonts w:ascii="Times New Roman" w:eastAsia="Times New Roman" w:hAnsi="Times New Roman" w:cs="Times New Roman"/>
                <w:kern w:val="0"/>
                <w:sz w:val="22"/>
                <w:szCs w:val="22"/>
                <w14:ligatures w14:val="none"/>
              </w:rPr>
            </w:pPr>
            <w:r w:rsidRPr="00B74558">
              <w:rPr>
                <w:rFonts w:ascii="Calibri" w:eastAsia="Times New Roman" w:hAnsi="Calibri" w:cs="Calibri"/>
                <w:color w:val="131314"/>
                <w:kern w:val="0"/>
                <w:sz w:val="22"/>
                <w:szCs w:val="22"/>
                <w14:ligatures w14:val="none"/>
              </w:rPr>
              <w:t>Parallel marking is not compatible with delegated marking</w:t>
            </w:r>
            <w:r w:rsidRPr="00B74558">
              <w:rPr>
                <w:rFonts w:ascii="Calibri" w:eastAsia="Times New Roman" w:hAnsi="Calibri" w:cs="Calibri"/>
                <w:kern w:val="0"/>
                <w:sz w:val="22"/>
                <w:szCs w:val="22"/>
                <w14:ligatures w14:val="none"/>
              </w:rPr>
              <w:t>. They cannot be used together</w:t>
            </w:r>
          </w:p>
          <w:p w14:paraId="17C3452B" w14:textId="77777777" w:rsidR="00B74558" w:rsidRPr="00B74558" w:rsidRDefault="00B74558" w:rsidP="0027717F">
            <w:pPr>
              <w:numPr>
                <w:ilvl w:val="0"/>
                <w:numId w:val="2"/>
              </w:numPr>
              <w:textAlignment w:val="center"/>
              <w:rPr>
                <w:rFonts w:ascii="Times New Roman" w:eastAsia="Times New Roman" w:hAnsi="Times New Roman" w:cs="Times New Roman"/>
                <w:kern w:val="0"/>
                <w:sz w:val="22"/>
                <w:szCs w:val="22"/>
                <w14:ligatures w14:val="none"/>
              </w:rPr>
            </w:pPr>
            <w:r w:rsidRPr="00B74558">
              <w:rPr>
                <w:rFonts w:ascii="Calibri" w:eastAsia="Times New Roman" w:hAnsi="Calibri" w:cs="Calibri"/>
                <w:color w:val="131314"/>
                <w:kern w:val="0"/>
                <w:sz w:val="22"/>
                <w:szCs w:val="22"/>
                <w14:ligatures w14:val="none"/>
              </w:rPr>
              <w:t>Annotations added by a marker to student files are not visible to students or reconcilers.</w:t>
            </w:r>
          </w:p>
          <w:p w14:paraId="3941350C" w14:textId="77777777" w:rsidR="00B74558" w:rsidRPr="00B74558" w:rsidRDefault="00B74558" w:rsidP="0027717F">
            <w:pPr>
              <w:numPr>
                <w:ilvl w:val="0"/>
                <w:numId w:val="2"/>
              </w:numPr>
              <w:textAlignment w:val="center"/>
              <w:rPr>
                <w:rFonts w:ascii="Times New Roman" w:eastAsia="Times New Roman" w:hAnsi="Times New Roman" w:cs="Times New Roman"/>
                <w:kern w:val="0"/>
                <w:sz w:val="22"/>
                <w:szCs w:val="22"/>
                <w14:ligatures w14:val="none"/>
              </w:rPr>
            </w:pPr>
            <w:r w:rsidRPr="00B74558">
              <w:rPr>
                <w:rFonts w:ascii="Calibri" w:eastAsia="Times New Roman" w:hAnsi="Calibri" w:cs="Calibri"/>
                <w:color w:val="131314"/>
                <w:kern w:val="0"/>
                <w:sz w:val="22"/>
                <w:szCs w:val="22"/>
                <w14:ligatures w14:val="none"/>
              </w:rPr>
              <w:t xml:space="preserve">Turnitin similarity reports are not available for parallel grading. </w:t>
            </w:r>
          </w:p>
          <w:p w14:paraId="6629C0F1" w14:textId="35764376" w:rsidR="00B74558" w:rsidRPr="00B74558" w:rsidRDefault="00B74558" w:rsidP="0027717F">
            <w:pPr>
              <w:numPr>
                <w:ilvl w:val="0"/>
                <w:numId w:val="2"/>
              </w:numPr>
              <w:textAlignment w:val="center"/>
              <w:rPr>
                <w:rFonts w:ascii="Times New Roman" w:eastAsia="Times New Roman" w:hAnsi="Times New Roman" w:cs="Times New Roman"/>
                <w:kern w:val="0"/>
                <w:sz w:val="22"/>
                <w:szCs w:val="22"/>
                <w14:ligatures w14:val="none"/>
              </w:rPr>
            </w:pPr>
            <w:r w:rsidRPr="00B74558">
              <w:rPr>
                <w:rFonts w:ascii="Calibri" w:eastAsia="Times New Roman" w:hAnsi="Calibri" w:cs="Calibri"/>
                <w:color w:val="131314"/>
                <w:kern w:val="0"/>
                <w:sz w:val="22"/>
                <w:szCs w:val="22"/>
                <w14:ligatures w14:val="none"/>
              </w:rPr>
              <w:t>You cannot directly assign specific markers to specific students. The system randomly assigns students to markers.</w:t>
            </w:r>
          </w:p>
        </w:tc>
        <w:tc>
          <w:tcPr>
            <w:tcW w:w="2856" w:type="dxa"/>
            <w:hideMark/>
          </w:tcPr>
          <w:p w14:paraId="6ADBBD88" w14:textId="77777777" w:rsidR="00B74558" w:rsidRPr="00B74558" w:rsidRDefault="00B74558" w:rsidP="0027717F">
            <w:pPr>
              <w:rPr>
                <w:rFonts w:ascii="Calibri" w:eastAsia="Times New Roman" w:hAnsi="Calibri" w:cs="Calibri"/>
                <w:kern w:val="0"/>
                <w:sz w:val="22"/>
                <w:szCs w:val="22"/>
                <w14:ligatures w14:val="none"/>
              </w:rPr>
            </w:pPr>
            <w:r w:rsidRPr="00B74558">
              <w:rPr>
                <w:rFonts w:ascii="Calibri" w:eastAsia="Times New Roman" w:hAnsi="Calibri" w:cs="Calibri"/>
                <w:kern w:val="0"/>
                <w:sz w:val="22"/>
                <w:szCs w:val="22"/>
                <w14:ligatures w14:val="none"/>
              </w:rPr>
              <w:t>BB Assignment has built-in support, though with some limitations when Turnitin integration is used</w:t>
            </w:r>
          </w:p>
        </w:tc>
      </w:tr>
      <w:bookmarkEnd w:id="1"/>
      <w:bookmarkEnd w:id="2"/>
    </w:tbl>
    <w:p w14:paraId="64E25E93" w14:textId="77777777" w:rsidR="00E706F0" w:rsidRDefault="00E706F0"/>
    <w:sectPr w:rsidR="00E706F0" w:rsidSect="00B7455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E796"/>
    <w:multiLevelType w:val="hybridMultilevel"/>
    <w:tmpl w:val="FFFFFFFF"/>
    <w:lvl w:ilvl="0" w:tplc="9DA42594">
      <w:start w:val="1"/>
      <w:numFmt w:val="bullet"/>
      <w:lvlText w:val=""/>
      <w:lvlJc w:val="left"/>
      <w:pPr>
        <w:ind w:left="720" w:hanging="360"/>
      </w:pPr>
      <w:rPr>
        <w:rFonts w:ascii="Symbol" w:hAnsi="Symbol" w:hint="default"/>
      </w:rPr>
    </w:lvl>
    <w:lvl w:ilvl="1" w:tplc="ECB6C18A">
      <w:start w:val="1"/>
      <w:numFmt w:val="bullet"/>
      <w:lvlText w:val="o"/>
      <w:lvlJc w:val="left"/>
      <w:pPr>
        <w:ind w:left="1440" w:hanging="360"/>
      </w:pPr>
      <w:rPr>
        <w:rFonts w:ascii="Courier New" w:hAnsi="Courier New" w:hint="default"/>
      </w:rPr>
    </w:lvl>
    <w:lvl w:ilvl="2" w:tplc="80A82A40">
      <w:start w:val="1"/>
      <w:numFmt w:val="bullet"/>
      <w:lvlText w:val=""/>
      <w:lvlJc w:val="left"/>
      <w:pPr>
        <w:ind w:left="2160" w:hanging="360"/>
      </w:pPr>
      <w:rPr>
        <w:rFonts w:ascii="Wingdings" w:hAnsi="Wingdings" w:hint="default"/>
      </w:rPr>
    </w:lvl>
    <w:lvl w:ilvl="3" w:tplc="37F66200">
      <w:start w:val="1"/>
      <w:numFmt w:val="bullet"/>
      <w:lvlText w:val=""/>
      <w:lvlJc w:val="left"/>
      <w:pPr>
        <w:ind w:left="2880" w:hanging="360"/>
      </w:pPr>
      <w:rPr>
        <w:rFonts w:ascii="Symbol" w:hAnsi="Symbol" w:hint="default"/>
      </w:rPr>
    </w:lvl>
    <w:lvl w:ilvl="4" w:tplc="30C44FD2">
      <w:start w:val="1"/>
      <w:numFmt w:val="bullet"/>
      <w:lvlText w:val="o"/>
      <w:lvlJc w:val="left"/>
      <w:pPr>
        <w:ind w:left="3600" w:hanging="360"/>
      </w:pPr>
      <w:rPr>
        <w:rFonts w:ascii="Courier New" w:hAnsi="Courier New" w:hint="default"/>
      </w:rPr>
    </w:lvl>
    <w:lvl w:ilvl="5" w:tplc="BD2CF41C">
      <w:start w:val="1"/>
      <w:numFmt w:val="bullet"/>
      <w:lvlText w:val=""/>
      <w:lvlJc w:val="left"/>
      <w:pPr>
        <w:ind w:left="4320" w:hanging="360"/>
      </w:pPr>
      <w:rPr>
        <w:rFonts w:ascii="Wingdings" w:hAnsi="Wingdings" w:hint="default"/>
      </w:rPr>
    </w:lvl>
    <w:lvl w:ilvl="6" w:tplc="83BEA1F8">
      <w:start w:val="1"/>
      <w:numFmt w:val="bullet"/>
      <w:lvlText w:val=""/>
      <w:lvlJc w:val="left"/>
      <w:pPr>
        <w:ind w:left="5040" w:hanging="360"/>
      </w:pPr>
      <w:rPr>
        <w:rFonts w:ascii="Symbol" w:hAnsi="Symbol" w:hint="default"/>
      </w:rPr>
    </w:lvl>
    <w:lvl w:ilvl="7" w:tplc="33A0F9C8">
      <w:start w:val="1"/>
      <w:numFmt w:val="bullet"/>
      <w:lvlText w:val="o"/>
      <w:lvlJc w:val="left"/>
      <w:pPr>
        <w:ind w:left="5760" w:hanging="360"/>
      </w:pPr>
      <w:rPr>
        <w:rFonts w:ascii="Courier New" w:hAnsi="Courier New" w:hint="default"/>
      </w:rPr>
    </w:lvl>
    <w:lvl w:ilvl="8" w:tplc="F4A4F6EE">
      <w:start w:val="1"/>
      <w:numFmt w:val="bullet"/>
      <w:lvlText w:val=""/>
      <w:lvlJc w:val="left"/>
      <w:pPr>
        <w:ind w:left="6480" w:hanging="360"/>
      </w:pPr>
      <w:rPr>
        <w:rFonts w:ascii="Wingdings" w:hAnsi="Wingdings" w:hint="default"/>
      </w:rPr>
    </w:lvl>
  </w:abstractNum>
  <w:abstractNum w:abstractNumId="1" w15:restartNumberingAfterBreak="0">
    <w:nsid w:val="47E60926"/>
    <w:multiLevelType w:val="multilevel"/>
    <w:tmpl w:val="2A2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117F0B"/>
    <w:multiLevelType w:val="multilevel"/>
    <w:tmpl w:val="58F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5AFC32"/>
    <w:multiLevelType w:val="hybridMultilevel"/>
    <w:tmpl w:val="FFFFFFFF"/>
    <w:lvl w:ilvl="0" w:tplc="C00E701C">
      <w:start w:val="1"/>
      <w:numFmt w:val="bullet"/>
      <w:lvlText w:val=""/>
      <w:lvlJc w:val="left"/>
      <w:pPr>
        <w:ind w:left="360" w:hanging="360"/>
      </w:pPr>
      <w:rPr>
        <w:rFonts w:ascii="Symbol" w:hAnsi="Symbol" w:hint="default"/>
      </w:rPr>
    </w:lvl>
    <w:lvl w:ilvl="1" w:tplc="6316CE02">
      <w:start w:val="1"/>
      <w:numFmt w:val="bullet"/>
      <w:lvlText w:val="o"/>
      <w:lvlJc w:val="left"/>
      <w:pPr>
        <w:ind w:left="1080" w:hanging="360"/>
      </w:pPr>
      <w:rPr>
        <w:rFonts w:ascii="Courier New" w:hAnsi="Courier New" w:hint="default"/>
      </w:rPr>
    </w:lvl>
    <w:lvl w:ilvl="2" w:tplc="D1600716">
      <w:start w:val="1"/>
      <w:numFmt w:val="bullet"/>
      <w:lvlText w:val=""/>
      <w:lvlJc w:val="left"/>
      <w:pPr>
        <w:ind w:left="1800" w:hanging="360"/>
      </w:pPr>
      <w:rPr>
        <w:rFonts w:ascii="Wingdings" w:hAnsi="Wingdings" w:hint="default"/>
      </w:rPr>
    </w:lvl>
    <w:lvl w:ilvl="3" w:tplc="2800EAE4">
      <w:start w:val="1"/>
      <w:numFmt w:val="bullet"/>
      <w:lvlText w:val=""/>
      <w:lvlJc w:val="left"/>
      <w:pPr>
        <w:ind w:left="2520" w:hanging="360"/>
      </w:pPr>
      <w:rPr>
        <w:rFonts w:ascii="Symbol" w:hAnsi="Symbol" w:hint="default"/>
      </w:rPr>
    </w:lvl>
    <w:lvl w:ilvl="4" w:tplc="EB4688A2">
      <w:start w:val="1"/>
      <w:numFmt w:val="bullet"/>
      <w:lvlText w:val="o"/>
      <w:lvlJc w:val="left"/>
      <w:pPr>
        <w:ind w:left="3240" w:hanging="360"/>
      </w:pPr>
      <w:rPr>
        <w:rFonts w:ascii="Courier New" w:hAnsi="Courier New" w:hint="default"/>
      </w:rPr>
    </w:lvl>
    <w:lvl w:ilvl="5" w:tplc="3C1C5D08">
      <w:start w:val="1"/>
      <w:numFmt w:val="bullet"/>
      <w:lvlText w:val=""/>
      <w:lvlJc w:val="left"/>
      <w:pPr>
        <w:ind w:left="3960" w:hanging="360"/>
      </w:pPr>
      <w:rPr>
        <w:rFonts w:ascii="Wingdings" w:hAnsi="Wingdings" w:hint="default"/>
      </w:rPr>
    </w:lvl>
    <w:lvl w:ilvl="6" w:tplc="6AF230E8">
      <w:start w:val="1"/>
      <w:numFmt w:val="bullet"/>
      <w:lvlText w:val=""/>
      <w:lvlJc w:val="left"/>
      <w:pPr>
        <w:ind w:left="4680" w:hanging="360"/>
      </w:pPr>
      <w:rPr>
        <w:rFonts w:ascii="Symbol" w:hAnsi="Symbol" w:hint="default"/>
      </w:rPr>
    </w:lvl>
    <w:lvl w:ilvl="7" w:tplc="86B40C7A">
      <w:start w:val="1"/>
      <w:numFmt w:val="bullet"/>
      <w:lvlText w:val="o"/>
      <w:lvlJc w:val="left"/>
      <w:pPr>
        <w:ind w:left="5400" w:hanging="360"/>
      </w:pPr>
      <w:rPr>
        <w:rFonts w:ascii="Courier New" w:hAnsi="Courier New" w:hint="default"/>
      </w:rPr>
    </w:lvl>
    <w:lvl w:ilvl="8" w:tplc="065EBC7C">
      <w:start w:val="1"/>
      <w:numFmt w:val="bullet"/>
      <w:lvlText w:val=""/>
      <w:lvlJc w:val="left"/>
      <w:pPr>
        <w:ind w:left="6120" w:hanging="360"/>
      </w:pPr>
      <w:rPr>
        <w:rFonts w:ascii="Wingdings" w:hAnsi="Wingdings" w:hint="default"/>
      </w:rPr>
    </w:lvl>
  </w:abstractNum>
  <w:num w:numId="1" w16cid:durableId="537937016">
    <w:abstractNumId w:val="1"/>
  </w:num>
  <w:num w:numId="2" w16cid:durableId="140851525">
    <w:abstractNumId w:val="2"/>
  </w:num>
  <w:num w:numId="3" w16cid:durableId="1648052879">
    <w:abstractNumId w:val="0"/>
  </w:num>
  <w:num w:numId="4" w16cid:durableId="604653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7F"/>
    <w:rsid w:val="00026AFC"/>
    <w:rsid w:val="0006260E"/>
    <w:rsid w:val="00063193"/>
    <w:rsid w:val="0009069B"/>
    <w:rsid w:val="000A7AE6"/>
    <w:rsid w:val="000C325B"/>
    <w:rsid w:val="000C42F1"/>
    <w:rsid w:val="000C5E25"/>
    <w:rsid w:val="000C6380"/>
    <w:rsid w:val="0011000D"/>
    <w:rsid w:val="00116B86"/>
    <w:rsid w:val="00131605"/>
    <w:rsid w:val="0015523D"/>
    <w:rsid w:val="00157FC4"/>
    <w:rsid w:val="00183813"/>
    <w:rsid w:val="001B0422"/>
    <w:rsid w:val="001F4942"/>
    <w:rsid w:val="0020547C"/>
    <w:rsid w:val="00206BE1"/>
    <w:rsid w:val="002130C7"/>
    <w:rsid w:val="00237A20"/>
    <w:rsid w:val="00257DA1"/>
    <w:rsid w:val="00274550"/>
    <w:rsid w:val="00275B0E"/>
    <w:rsid w:val="0027717F"/>
    <w:rsid w:val="00286054"/>
    <w:rsid w:val="0029384C"/>
    <w:rsid w:val="002B7636"/>
    <w:rsid w:val="002E504B"/>
    <w:rsid w:val="00307E82"/>
    <w:rsid w:val="00321714"/>
    <w:rsid w:val="003240C1"/>
    <w:rsid w:val="0032605C"/>
    <w:rsid w:val="00335B3C"/>
    <w:rsid w:val="003433A7"/>
    <w:rsid w:val="00355F3C"/>
    <w:rsid w:val="00364242"/>
    <w:rsid w:val="003644DF"/>
    <w:rsid w:val="00374CF9"/>
    <w:rsid w:val="003762EB"/>
    <w:rsid w:val="00376886"/>
    <w:rsid w:val="00382F00"/>
    <w:rsid w:val="0039629F"/>
    <w:rsid w:val="003D10BA"/>
    <w:rsid w:val="003F0A47"/>
    <w:rsid w:val="003F6F2F"/>
    <w:rsid w:val="003F71AF"/>
    <w:rsid w:val="004022AA"/>
    <w:rsid w:val="00405E93"/>
    <w:rsid w:val="00467620"/>
    <w:rsid w:val="00491456"/>
    <w:rsid w:val="004C39C6"/>
    <w:rsid w:val="004F225F"/>
    <w:rsid w:val="004F467F"/>
    <w:rsid w:val="0050266F"/>
    <w:rsid w:val="00510159"/>
    <w:rsid w:val="00551052"/>
    <w:rsid w:val="005544D5"/>
    <w:rsid w:val="00577D28"/>
    <w:rsid w:val="00581323"/>
    <w:rsid w:val="00584ECB"/>
    <w:rsid w:val="005853AD"/>
    <w:rsid w:val="005923D0"/>
    <w:rsid w:val="00615488"/>
    <w:rsid w:val="0061577C"/>
    <w:rsid w:val="006161D9"/>
    <w:rsid w:val="0063579D"/>
    <w:rsid w:val="00655F06"/>
    <w:rsid w:val="006860E2"/>
    <w:rsid w:val="006A7BC6"/>
    <w:rsid w:val="00701218"/>
    <w:rsid w:val="00721E4C"/>
    <w:rsid w:val="00721FDA"/>
    <w:rsid w:val="00722630"/>
    <w:rsid w:val="0074016D"/>
    <w:rsid w:val="00760545"/>
    <w:rsid w:val="00762F39"/>
    <w:rsid w:val="00770E89"/>
    <w:rsid w:val="0078283B"/>
    <w:rsid w:val="00793B62"/>
    <w:rsid w:val="0079484F"/>
    <w:rsid w:val="007B7352"/>
    <w:rsid w:val="007D7003"/>
    <w:rsid w:val="00801348"/>
    <w:rsid w:val="008340B5"/>
    <w:rsid w:val="008403C3"/>
    <w:rsid w:val="008742BA"/>
    <w:rsid w:val="00887071"/>
    <w:rsid w:val="00887A8C"/>
    <w:rsid w:val="008A0184"/>
    <w:rsid w:val="008A09C4"/>
    <w:rsid w:val="008C0A98"/>
    <w:rsid w:val="008D58DE"/>
    <w:rsid w:val="008F099C"/>
    <w:rsid w:val="008F267F"/>
    <w:rsid w:val="0093015D"/>
    <w:rsid w:val="00943ECE"/>
    <w:rsid w:val="00952381"/>
    <w:rsid w:val="009921B5"/>
    <w:rsid w:val="009A32DB"/>
    <w:rsid w:val="009B4ADE"/>
    <w:rsid w:val="009B6EAD"/>
    <w:rsid w:val="009E2B27"/>
    <w:rsid w:val="009F7460"/>
    <w:rsid w:val="00A03F5A"/>
    <w:rsid w:val="00A07740"/>
    <w:rsid w:val="00A07787"/>
    <w:rsid w:val="00A07C61"/>
    <w:rsid w:val="00A14F5B"/>
    <w:rsid w:val="00A33FBB"/>
    <w:rsid w:val="00A349D5"/>
    <w:rsid w:val="00A46EA5"/>
    <w:rsid w:val="00A47E52"/>
    <w:rsid w:val="00A703C9"/>
    <w:rsid w:val="00A82133"/>
    <w:rsid w:val="00A84852"/>
    <w:rsid w:val="00AE323C"/>
    <w:rsid w:val="00AF38F4"/>
    <w:rsid w:val="00B0412B"/>
    <w:rsid w:val="00B3225F"/>
    <w:rsid w:val="00B3598D"/>
    <w:rsid w:val="00B41FD2"/>
    <w:rsid w:val="00B431D6"/>
    <w:rsid w:val="00B569B4"/>
    <w:rsid w:val="00B62DCE"/>
    <w:rsid w:val="00B63637"/>
    <w:rsid w:val="00B71813"/>
    <w:rsid w:val="00B73A89"/>
    <w:rsid w:val="00B74558"/>
    <w:rsid w:val="00B83231"/>
    <w:rsid w:val="00BA24D5"/>
    <w:rsid w:val="00BB09CF"/>
    <w:rsid w:val="00BB56CD"/>
    <w:rsid w:val="00BC6CC4"/>
    <w:rsid w:val="00BE1998"/>
    <w:rsid w:val="00BE6F75"/>
    <w:rsid w:val="00C3130C"/>
    <w:rsid w:val="00C564BD"/>
    <w:rsid w:val="00C6127D"/>
    <w:rsid w:val="00C71097"/>
    <w:rsid w:val="00C93892"/>
    <w:rsid w:val="00CA6EC6"/>
    <w:rsid w:val="00CA79C5"/>
    <w:rsid w:val="00CE5771"/>
    <w:rsid w:val="00CE7B48"/>
    <w:rsid w:val="00CF68E2"/>
    <w:rsid w:val="00D16642"/>
    <w:rsid w:val="00D201E0"/>
    <w:rsid w:val="00D34E4E"/>
    <w:rsid w:val="00D41C50"/>
    <w:rsid w:val="00D453E4"/>
    <w:rsid w:val="00D45E65"/>
    <w:rsid w:val="00D71622"/>
    <w:rsid w:val="00D80C43"/>
    <w:rsid w:val="00D91695"/>
    <w:rsid w:val="00D91B73"/>
    <w:rsid w:val="00D97C86"/>
    <w:rsid w:val="00DE5644"/>
    <w:rsid w:val="00DF2CB4"/>
    <w:rsid w:val="00DF7EFA"/>
    <w:rsid w:val="00E15CF0"/>
    <w:rsid w:val="00E25314"/>
    <w:rsid w:val="00E3670F"/>
    <w:rsid w:val="00E5514B"/>
    <w:rsid w:val="00E63A88"/>
    <w:rsid w:val="00E706F0"/>
    <w:rsid w:val="00E83898"/>
    <w:rsid w:val="00E930E5"/>
    <w:rsid w:val="00EB76F0"/>
    <w:rsid w:val="00EC1A31"/>
    <w:rsid w:val="00EC3292"/>
    <w:rsid w:val="00ED1251"/>
    <w:rsid w:val="00ED7BD6"/>
    <w:rsid w:val="00F11BAF"/>
    <w:rsid w:val="00F2499C"/>
    <w:rsid w:val="00F26ED5"/>
    <w:rsid w:val="00F34B96"/>
    <w:rsid w:val="00F41106"/>
    <w:rsid w:val="00F70E22"/>
    <w:rsid w:val="00FA7B66"/>
    <w:rsid w:val="00FB1F36"/>
    <w:rsid w:val="00FB4BC6"/>
    <w:rsid w:val="00FB688B"/>
    <w:rsid w:val="00FE69E2"/>
    <w:rsid w:val="00FF0387"/>
    <w:rsid w:val="00FF2AE1"/>
    <w:rsid w:val="04D427AA"/>
    <w:rsid w:val="0667F744"/>
    <w:rsid w:val="0711D4C3"/>
    <w:rsid w:val="08BD150E"/>
    <w:rsid w:val="095DBE23"/>
    <w:rsid w:val="0F44C4E4"/>
    <w:rsid w:val="121434BE"/>
    <w:rsid w:val="148B9957"/>
    <w:rsid w:val="17ECF53A"/>
    <w:rsid w:val="1CCED408"/>
    <w:rsid w:val="1E3703C7"/>
    <w:rsid w:val="1EEC6BAA"/>
    <w:rsid w:val="1F23117A"/>
    <w:rsid w:val="23B9EAB1"/>
    <w:rsid w:val="26CD1911"/>
    <w:rsid w:val="26D9C75E"/>
    <w:rsid w:val="2C2CB1E0"/>
    <w:rsid w:val="2DF788AB"/>
    <w:rsid w:val="2F0B7C4D"/>
    <w:rsid w:val="2F163734"/>
    <w:rsid w:val="303AD46F"/>
    <w:rsid w:val="307D9216"/>
    <w:rsid w:val="37B18A2D"/>
    <w:rsid w:val="392CD24A"/>
    <w:rsid w:val="39F33CF5"/>
    <w:rsid w:val="3AFFE20A"/>
    <w:rsid w:val="3C938F90"/>
    <w:rsid w:val="3DAB46CB"/>
    <w:rsid w:val="417C779F"/>
    <w:rsid w:val="44502888"/>
    <w:rsid w:val="45F58D3D"/>
    <w:rsid w:val="466ADC0C"/>
    <w:rsid w:val="47AC7BFE"/>
    <w:rsid w:val="47DD67C7"/>
    <w:rsid w:val="4B07C4E9"/>
    <w:rsid w:val="4B6247B5"/>
    <w:rsid w:val="4E447CF3"/>
    <w:rsid w:val="4E92556E"/>
    <w:rsid w:val="4F5DBFFB"/>
    <w:rsid w:val="531049EA"/>
    <w:rsid w:val="58E94B51"/>
    <w:rsid w:val="5A6AB99B"/>
    <w:rsid w:val="5A7E3FC9"/>
    <w:rsid w:val="5AC24E1C"/>
    <w:rsid w:val="5C8AFFBC"/>
    <w:rsid w:val="5C97FA01"/>
    <w:rsid w:val="602C878C"/>
    <w:rsid w:val="617D37FE"/>
    <w:rsid w:val="6570AEA9"/>
    <w:rsid w:val="65944E99"/>
    <w:rsid w:val="67E4A92A"/>
    <w:rsid w:val="68CD70F6"/>
    <w:rsid w:val="69DC467F"/>
    <w:rsid w:val="6A12842B"/>
    <w:rsid w:val="6CF0BD95"/>
    <w:rsid w:val="6D2F1683"/>
    <w:rsid w:val="7118A9D3"/>
    <w:rsid w:val="721B61A1"/>
    <w:rsid w:val="726913DA"/>
    <w:rsid w:val="72F42F99"/>
    <w:rsid w:val="734B3351"/>
    <w:rsid w:val="738198F9"/>
    <w:rsid w:val="74DDFB00"/>
    <w:rsid w:val="784134E6"/>
    <w:rsid w:val="795DA169"/>
    <w:rsid w:val="79C00212"/>
    <w:rsid w:val="7A13AE7B"/>
    <w:rsid w:val="7BA157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7B8F"/>
  <w15:chartTrackingRefBased/>
  <w15:docId w15:val="{48B548D5-3433-412D-9059-DA22E393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17F"/>
    <w:rPr>
      <w:rFonts w:eastAsiaTheme="majorEastAsia" w:cstheme="majorBidi"/>
      <w:color w:val="272727" w:themeColor="text1" w:themeTint="D8"/>
    </w:rPr>
  </w:style>
  <w:style w:type="paragraph" w:styleId="Title">
    <w:name w:val="Title"/>
    <w:basedOn w:val="Normal"/>
    <w:next w:val="Normal"/>
    <w:link w:val="TitleChar"/>
    <w:uiPriority w:val="10"/>
    <w:qFormat/>
    <w:rsid w:val="00277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17F"/>
    <w:pPr>
      <w:spacing w:before="160"/>
      <w:jc w:val="center"/>
    </w:pPr>
    <w:rPr>
      <w:i/>
      <w:iCs/>
      <w:color w:val="404040" w:themeColor="text1" w:themeTint="BF"/>
    </w:rPr>
  </w:style>
  <w:style w:type="character" w:customStyle="1" w:styleId="QuoteChar">
    <w:name w:val="Quote Char"/>
    <w:basedOn w:val="DefaultParagraphFont"/>
    <w:link w:val="Quote"/>
    <w:uiPriority w:val="29"/>
    <w:rsid w:val="0027717F"/>
    <w:rPr>
      <w:i/>
      <w:iCs/>
      <w:color w:val="404040" w:themeColor="text1" w:themeTint="BF"/>
    </w:rPr>
  </w:style>
  <w:style w:type="paragraph" w:styleId="ListParagraph">
    <w:name w:val="List Paragraph"/>
    <w:basedOn w:val="Normal"/>
    <w:uiPriority w:val="34"/>
    <w:qFormat/>
    <w:rsid w:val="0027717F"/>
    <w:pPr>
      <w:ind w:left="720"/>
      <w:contextualSpacing/>
    </w:pPr>
  </w:style>
  <w:style w:type="character" w:styleId="IntenseEmphasis">
    <w:name w:val="Intense Emphasis"/>
    <w:basedOn w:val="DefaultParagraphFont"/>
    <w:uiPriority w:val="21"/>
    <w:qFormat/>
    <w:rsid w:val="0027717F"/>
    <w:rPr>
      <w:i/>
      <w:iCs/>
      <w:color w:val="0F4761" w:themeColor="accent1" w:themeShade="BF"/>
    </w:rPr>
  </w:style>
  <w:style w:type="paragraph" w:styleId="IntenseQuote">
    <w:name w:val="Intense Quote"/>
    <w:basedOn w:val="Normal"/>
    <w:next w:val="Normal"/>
    <w:link w:val="IntenseQuoteChar"/>
    <w:uiPriority w:val="30"/>
    <w:qFormat/>
    <w:rsid w:val="00277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17F"/>
    <w:rPr>
      <w:i/>
      <w:iCs/>
      <w:color w:val="0F4761" w:themeColor="accent1" w:themeShade="BF"/>
    </w:rPr>
  </w:style>
  <w:style w:type="character" w:styleId="IntenseReference">
    <w:name w:val="Intense Reference"/>
    <w:basedOn w:val="DefaultParagraphFont"/>
    <w:uiPriority w:val="32"/>
    <w:qFormat/>
    <w:rsid w:val="0027717F"/>
    <w:rPr>
      <w:b/>
      <w:bCs/>
      <w:smallCaps/>
      <w:color w:val="0F4761" w:themeColor="accent1" w:themeShade="BF"/>
      <w:spacing w:val="5"/>
    </w:rPr>
  </w:style>
  <w:style w:type="paragraph" w:styleId="NormalWeb">
    <w:name w:val="Normal (Web)"/>
    <w:basedOn w:val="Normal"/>
    <w:uiPriority w:val="99"/>
    <w:semiHidden/>
    <w:unhideWhenUsed/>
    <w:rsid w:val="002771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A6EC6"/>
    <w:rPr>
      <w:color w:val="467886" w:themeColor="hyperlink"/>
      <w:u w:val="single"/>
    </w:rPr>
  </w:style>
  <w:style w:type="character" w:styleId="UnresolvedMention">
    <w:name w:val="Unresolved Mention"/>
    <w:basedOn w:val="DefaultParagraphFont"/>
    <w:uiPriority w:val="99"/>
    <w:semiHidden/>
    <w:unhideWhenUsed/>
    <w:rsid w:val="00CA6EC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91456"/>
    <w:pPr>
      <w:spacing w:after="0" w:line="240" w:lineRule="auto"/>
    </w:pPr>
  </w:style>
  <w:style w:type="table" w:styleId="TableGrid">
    <w:name w:val="Table Grid"/>
    <w:basedOn w:val="TableNormal"/>
    <w:uiPriority w:val="39"/>
    <w:rsid w:val="00B74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766431">
      <w:bodyDiv w:val="1"/>
      <w:marLeft w:val="0"/>
      <w:marRight w:val="0"/>
      <w:marTop w:val="0"/>
      <w:marBottom w:val="0"/>
      <w:divBdr>
        <w:top w:val="none" w:sz="0" w:space="0" w:color="auto"/>
        <w:left w:val="none" w:sz="0" w:space="0" w:color="auto"/>
        <w:bottom w:val="none" w:sz="0" w:space="0" w:color="auto"/>
        <w:right w:val="none" w:sz="0" w:space="0" w:color="auto"/>
      </w:divBdr>
      <w:divsChild>
        <w:div w:id="1565872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ides.turnitin.com/hc/en-us/articles/24000189439245-Blackboard-Ultra-Assignment-FAQ-for-instructors" TargetMode="External"/><Relationship Id="rId5" Type="http://schemas.openxmlformats.org/officeDocument/2006/relationships/hyperlink" Target="https://desystemshelp.leeds.ac.uk/minerva-staff/assess-and-evaluate/blackboard-assignment/blackboard-assignment-or-turnit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1</Pages>
  <Words>1618</Words>
  <Characters>9229</Characters>
  <Application>Microsoft Office Word</Application>
  <DocSecurity>4</DocSecurity>
  <Lines>76</Lines>
  <Paragraphs>21</Paragraphs>
  <ScaleCrop>false</ScaleCrop>
  <Company/>
  <LinksUpToDate>false</LinksUpToDate>
  <CharactersWithSpaces>10826</CharactersWithSpaces>
  <SharedDoc>false</SharedDoc>
  <HLinks>
    <vt:vector size="12" baseType="variant">
      <vt:variant>
        <vt:i4>6094935</vt:i4>
      </vt:variant>
      <vt:variant>
        <vt:i4>3</vt:i4>
      </vt:variant>
      <vt:variant>
        <vt:i4>0</vt:i4>
      </vt:variant>
      <vt:variant>
        <vt:i4>5</vt:i4>
      </vt:variant>
      <vt:variant>
        <vt:lpwstr>https://guides.turnitin.com/hc/en-us/articles/24000189439245-Blackboard-Ultra-Assignment-FAQ-for-instructors</vt:lpwstr>
      </vt:variant>
      <vt:variant>
        <vt:lpwstr/>
      </vt:variant>
      <vt:variant>
        <vt:i4>5308495</vt:i4>
      </vt:variant>
      <vt:variant>
        <vt:i4>0</vt:i4>
      </vt:variant>
      <vt:variant>
        <vt:i4>0</vt:i4>
      </vt:variant>
      <vt:variant>
        <vt:i4>5</vt:i4>
      </vt:variant>
      <vt:variant>
        <vt:lpwstr>https://desystemshelp.leeds.ac.uk/minerva-staff/assess-and-evaluate/blackboard-assignment/blackboard-assignment-or-turnitin/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 Zhang</dc:creator>
  <cp:keywords/>
  <dc:description/>
  <cp:lastModifiedBy>Nan Zhang</cp:lastModifiedBy>
  <cp:revision>179</cp:revision>
  <dcterms:created xsi:type="dcterms:W3CDTF">2025-06-11T02:19:00Z</dcterms:created>
  <dcterms:modified xsi:type="dcterms:W3CDTF">2025-11-18T13:01:00Z</dcterms:modified>
</cp:coreProperties>
</file>